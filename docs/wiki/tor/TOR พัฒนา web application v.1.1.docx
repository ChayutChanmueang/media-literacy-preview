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B68F3" w14:textId="05DE5A4D" w:rsidR="000716A7" w:rsidRPr="0050099B" w:rsidRDefault="000716A7" w:rsidP="00BA1810">
      <w:pPr>
        <w:widowControl w:val="0"/>
        <w:adjustRightInd w:val="0"/>
        <w:spacing w:after="0" w:line="216" w:lineRule="auto"/>
        <w:jc w:val="center"/>
        <w:textAlignment w:val="baseline"/>
        <w:rPr>
          <w:rFonts w:ascii="TH Sarabun New" w:eastAsia="Cordia New" w:hAnsi="TH Sarabun New" w:cs="TH Sarabun New"/>
          <w:b/>
          <w:bCs/>
          <w:spacing w:val="-6"/>
          <w:sz w:val="31"/>
          <w:szCs w:val="31"/>
          <w:cs/>
          <w:lang w:eastAsia="zh-CN"/>
        </w:rPr>
      </w:pPr>
      <w:r w:rsidRPr="0050099B">
        <w:rPr>
          <w:rFonts w:ascii="TH Sarabun New" w:eastAsia="Cordia New" w:hAnsi="TH Sarabun New" w:cs="TH Sarabun New"/>
          <w:b/>
          <w:bCs/>
          <w:spacing w:val="-6"/>
          <w:sz w:val="31"/>
          <w:szCs w:val="31"/>
          <w:cs/>
          <w:lang w:eastAsia="zh-CN"/>
        </w:rPr>
        <w:t xml:space="preserve">รายละเอียดคุณลักษณะเฉพาะ </w:t>
      </w:r>
      <w:r w:rsidRPr="0050099B">
        <w:rPr>
          <w:rFonts w:ascii="TH Sarabun New" w:eastAsia="Cordia New" w:hAnsi="TH Sarabun New" w:cs="TH Sarabun New"/>
          <w:b/>
          <w:bCs/>
          <w:spacing w:val="-6"/>
          <w:sz w:val="31"/>
          <w:szCs w:val="31"/>
          <w:lang w:eastAsia="zh-CN"/>
        </w:rPr>
        <w:t>(Terms of Reference :TOR)</w:t>
      </w:r>
    </w:p>
    <w:p w14:paraId="5B98DDA9" w14:textId="502EFFE6" w:rsidR="006E6DDD" w:rsidRPr="0050099B" w:rsidRDefault="009F57A3" w:rsidP="00BA1810">
      <w:pPr>
        <w:spacing w:after="0" w:line="216" w:lineRule="auto"/>
        <w:jc w:val="center"/>
        <w:rPr>
          <w:rFonts w:ascii="TH Sarabun New" w:eastAsia="Cordia New" w:hAnsi="TH Sarabun New" w:cs="TH Sarabun New"/>
          <w:b/>
          <w:bCs/>
          <w:spacing w:val="-6"/>
          <w:sz w:val="31"/>
          <w:szCs w:val="31"/>
          <w:lang w:eastAsia="zh-CN"/>
        </w:rPr>
      </w:pPr>
      <w:r w:rsidRPr="0050099B">
        <w:rPr>
          <w:rFonts w:ascii="TH Sarabun New" w:eastAsia="Cordia New" w:hAnsi="TH Sarabun New" w:cs="TH Sarabun New"/>
          <w:b/>
          <w:bCs/>
          <w:spacing w:val="-6"/>
          <w:sz w:val="31"/>
          <w:szCs w:val="31"/>
          <w:cs/>
          <w:lang w:eastAsia="zh-CN"/>
        </w:rPr>
        <w:t>งาน</w:t>
      </w:r>
      <w:r w:rsidR="006E6DDD" w:rsidRPr="0050099B">
        <w:rPr>
          <w:rFonts w:ascii="TH Sarabun New" w:eastAsia="Cordia New" w:hAnsi="TH Sarabun New" w:cs="TH Sarabun New"/>
          <w:b/>
          <w:bCs/>
          <w:spacing w:val="-6"/>
          <w:sz w:val="31"/>
          <w:szCs w:val="31"/>
          <w:cs/>
          <w:lang w:eastAsia="zh-CN"/>
        </w:rPr>
        <w:t>จ้างเหมาพัฒนาเว็บแอปพลิเคชันเชิงโต้ตอบ (</w:t>
      </w:r>
      <w:r w:rsidR="006E6DDD" w:rsidRPr="0050099B">
        <w:rPr>
          <w:rFonts w:ascii="TH Sarabun New" w:eastAsia="Cordia New" w:hAnsi="TH Sarabun New" w:cs="TH Sarabun New"/>
          <w:b/>
          <w:bCs/>
          <w:spacing w:val="-6"/>
          <w:sz w:val="31"/>
          <w:szCs w:val="31"/>
          <w:lang w:eastAsia="zh-CN"/>
        </w:rPr>
        <w:t>Interactive Web Application)</w:t>
      </w:r>
    </w:p>
    <w:p w14:paraId="128476E2" w14:textId="3E0186B0" w:rsidR="009F57A3" w:rsidRPr="0050099B" w:rsidRDefault="006E6DDD" w:rsidP="00BA1810">
      <w:pPr>
        <w:spacing w:after="0" w:line="216" w:lineRule="auto"/>
        <w:jc w:val="center"/>
        <w:rPr>
          <w:rFonts w:ascii="TH Sarabun New" w:eastAsia="Cordia New" w:hAnsi="TH Sarabun New" w:cs="TH Sarabun New"/>
          <w:b/>
          <w:bCs/>
          <w:spacing w:val="-6"/>
          <w:sz w:val="31"/>
          <w:szCs w:val="31"/>
          <w:lang w:eastAsia="zh-CN"/>
        </w:rPr>
      </w:pPr>
      <w:r w:rsidRPr="0050099B">
        <w:rPr>
          <w:rFonts w:ascii="TH Sarabun New" w:eastAsia="Cordia New" w:hAnsi="TH Sarabun New" w:cs="TH Sarabun New"/>
          <w:b/>
          <w:bCs/>
          <w:spacing w:val="-6"/>
          <w:sz w:val="31"/>
          <w:szCs w:val="31"/>
          <w:cs/>
          <w:lang w:eastAsia="zh-CN"/>
        </w:rPr>
        <w:t>พร้อมเกมประกอบสื่อการเรียนรู้เท่าทันสื่อ สำหรับผู้สูงอายุ</w:t>
      </w:r>
    </w:p>
    <w:p w14:paraId="26FD6CA6" w14:textId="554EEA21" w:rsidR="009F57A3" w:rsidRPr="0050099B" w:rsidRDefault="009F57A3" w:rsidP="00BA1810">
      <w:pPr>
        <w:spacing w:after="0" w:line="216" w:lineRule="auto"/>
        <w:jc w:val="center"/>
        <w:rPr>
          <w:rFonts w:ascii="TH Sarabun New" w:eastAsia="Cordia New" w:hAnsi="TH Sarabun New" w:cs="TH Sarabun New"/>
          <w:spacing w:val="-6"/>
          <w:sz w:val="31"/>
          <w:szCs w:val="31"/>
          <w:lang w:eastAsia="zh-CN"/>
        </w:rPr>
      </w:pPr>
      <w:r w:rsidRPr="0050099B">
        <w:rPr>
          <w:rFonts w:ascii="TH Sarabun New" w:eastAsia="Cordia New" w:hAnsi="TH Sarabun New" w:cs="TH Sarabun New"/>
          <w:spacing w:val="-6"/>
          <w:sz w:val="31"/>
          <w:szCs w:val="31"/>
          <w:cs/>
          <w:lang w:eastAsia="zh-CN"/>
        </w:rPr>
        <w:t>------------------------------------</w:t>
      </w:r>
    </w:p>
    <w:p w14:paraId="4F78CC2E" w14:textId="77777777" w:rsidR="009D60AB" w:rsidRPr="0050099B" w:rsidRDefault="009D60AB" w:rsidP="00BA1810">
      <w:pPr>
        <w:spacing w:after="0" w:line="216" w:lineRule="auto"/>
        <w:jc w:val="thaiDistribute"/>
        <w:rPr>
          <w:rFonts w:ascii="TH Sarabun New" w:eastAsia="Cordia New" w:hAnsi="TH Sarabun New" w:cs="TH Sarabun New"/>
          <w:spacing w:val="-6"/>
          <w:sz w:val="31"/>
          <w:szCs w:val="31"/>
          <w:lang w:eastAsia="zh-CN"/>
        </w:rPr>
      </w:pPr>
    </w:p>
    <w:p w14:paraId="42F8779F" w14:textId="4B4A991E" w:rsidR="00A21DBF" w:rsidRPr="0050099B" w:rsidRDefault="00A21DBF" w:rsidP="00BA1810">
      <w:pPr>
        <w:pStyle w:val="ListParagraph"/>
        <w:numPr>
          <w:ilvl w:val="0"/>
          <w:numId w:val="1"/>
        </w:numPr>
        <w:spacing w:after="0" w:line="216" w:lineRule="auto"/>
        <w:ind w:left="426"/>
        <w:jc w:val="thaiDistribute"/>
        <w:rPr>
          <w:rFonts w:ascii="TH Sarabun New" w:hAnsi="TH Sarabun New" w:cs="TH Sarabun New"/>
          <w:b/>
          <w:bCs/>
          <w:spacing w:val="-6"/>
          <w:sz w:val="31"/>
          <w:szCs w:val="31"/>
          <w:u w:val="single"/>
        </w:rPr>
      </w:pPr>
      <w:r w:rsidRPr="0050099B">
        <w:rPr>
          <w:rFonts w:ascii="TH Sarabun New" w:hAnsi="TH Sarabun New" w:cs="TH Sarabun New"/>
          <w:b/>
          <w:bCs/>
          <w:spacing w:val="-6"/>
          <w:sz w:val="31"/>
          <w:szCs w:val="31"/>
          <w:u w:val="single"/>
          <w:cs/>
        </w:rPr>
        <w:t>ความเป็นมา</w:t>
      </w:r>
    </w:p>
    <w:p w14:paraId="4F96109F" w14:textId="77777777" w:rsidR="00DC693D" w:rsidRPr="0050099B" w:rsidRDefault="00DC693D" w:rsidP="00BA1810">
      <w:pPr>
        <w:pStyle w:val="ListParagraph"/>
        <w:spacing w:after="0" w:line="216" w:lineRule="auto"/>
        <w:ind w:left="0" w:firstLine="709"/>
        <w:jc w:val="thaiDistribute"/>
        <w:rPr>
          <w:rFonts w:ascii="TH Sarabun New" w:hAnsi="TH Sarabun New" w:cs="TH Sarabun New"/>
          <w:spacing w:val="-6"/>
          <w:sz w:val="31"/>
          <w:szCs w:val="31"/>
        </w:rPr>
      </w:pP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>โครงการวิจัย "สร้างเสริมสมรรถนะด้านสื่อสังคมออนไลน์ การหลอกลวงออนไลน์ และการรู้เท่าทันเทคโนโลยีปัญญาประดิษฐ์ สำหรับผู้สูงอายุ และแอดมินโซเชียลมีเดียชุมชน เพื่อยกระดับพฤฒพลังผู้สูงอายุในยุคดิจิทัล" มีเป้าหมายเพื่อเสริมสร้างภูมิคุ้มกันทางดิจิทัลให้แก่ผู้สูงอายุใน 3 มิติที่สัมพันธ์กัน ได้แก่ ความรู้เท่าทันสื่อสังคมออนไลน์ (</w:t>
      </w:r>
      <w:r w:rsidRPr="0050099B">
        <w:rPr>
          <w:rFonts w:ascii="TH Sarabun New" w:hAnsi="TH Sarabun New" w:cs="TH Sarabun New"/>
          <w:spacing w:val="-6"/>
          <w:sz w:val="31"/>
          <w:szCs w:val="31"/>
        </w:rPr>
        <w:t xml:space="preserve">Social Media Literacy) </w:t>
      </w: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>ความรู้เท่าทันปัญญาประดิษฐ์ (</w:t>
      </w:r>
      <w:r w:rsidRPr="0050099B">
        <w:rPr>
          <w:rFonts w:ascii="TH Sarabun New" w:hAnsi="TH Sarabun New" w:cs="TH Sarabun New"/>
          <w:spacing w:val="-6"/>
          <w:sz w:val="31"/>
          <w:szCs w:val="31"/>
        </w:rPr>
        <w:t xml:space="preserve">AI Literacy) </w:t>
      </w: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>และความรู้เท่าทันภัยหลอกลวงออนไลน์ (</w:t>
      </w:r>
      <w:r w:rsidRPr="0050099B">
        <w:rPr>
          <w:rFonts w:ascii="TH Sarabun New" w:hAnsi="TH Sarabun New" w:cs="TH Sarabun New"/>
          <w:spacing w:val="-6"/>
          <w:sz w:val="31"/>
          <w:szCs w:val="31"/>
        </w:rPr>
        <w:t xml:space="preserve">Scammer Literacy) </w:t>
      </w: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>โดยใช้รูปแบบการแทรกแซง (</w:t>
      </w:r>
      <w:r w:rsidRPr="0050099B">
        <w:rPr>
          <w:rFonts w:ascii="TH Sarabun New" w:hAnsi="TH Sarabun New" w:cs="TH Sarabun New"/>
          <w:spacing w:val="-6"/>
          <w:sz w:val="31"/>
          <w:szCs w:val="31"/>
        </w:rPr>
        <w:t xml:space="preserve">intervention) </w:t>
      </w: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>ผ่านการพัฒนาศักยภาพ "วิทยากรระดับชุมชน"  อาสาสมัครสาธารณสุขประจำหมู่บ้าน (อสม.) เจ้าหน้าที่องค์กรปกครองส่วนท้องถิ่น และแกนนำชุมชน ให้ทำหน้าที่ส่งต่อความรู้สู่ผู้สูงอายุในพื้นที่ 3 จังหวัดนำร่อง ได้แก่ เชียงใหม่ แพร่ และน่าน</w:t>
      </w:r>
    </w:p>
    <w:p w14:paraId="07E0E559" w14:textId="5ACF6D14" w:rsidR="00A21DBF" w:rsidRPr="0050099B" w:rsidRDefault="00DC693D" w:rsidP="00BA1810">
      <w:pPr>
        <w:pStyle w:val="ListParagraph"/>
        <w:spacing w:after="0" w:line="216" w:lineRule="auto"/>
        <w:ind w:left="0" w:firstLine="709"/>
        <w:jc w:val="thaiDistribute"/>
        <w:rPr>
          <w:rFonts w:ascii="TH Sarabun New" w:hAnsi="TH Sarabun New" w:cs="TH Sarabun New"/>
          <w:spacing w:val="-6"/>
          <w:sz w:val="31"/>
          <w:szCs w:val="31"/>
        </w:rPr>
      </w:pP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>โครงการได้จัดทำเนื้อหาวิดีโอแนวตั้งชุด "รู้ทันสื่อ" ไว้แล้วสำหรับใช้เป็นสื่อหลักในการอบรมและส่งต่อผ่านกลุ่มไลน์ชุมชน เพื่อให้การอบรมมีความน่าสนใจ เข้าถึงง่าย โครงการจึงมีความจำเป็นต้องพัฒนาระบบเว็บแอปพลิเคชั</w:t>
      </w:r>
      <w:r w:rsidRPr="0050099B">
        <w:rPr>
          <w:rFonts w:ascii="TH Sarabun New" w:hAnsi="TH Sarabun New" w:cs="TH Sarabun New" w:hint="cs"/>
          <w:spacing w:val="-6"/>
          <w:sz w:val="31"/>
          <w:szCs w:val="31"/>
          <w:cs/>
        </w:rPr>
        <w:t>่</w:t>
      </w: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>นเชิงโต้ตอบ ให้ผู้อบรมและผู้ใช้งานสามารถนำไปเข้าใช้ได้ง่าย โดยมีเกมย่อยในแต่ละหัวข้อเนื้อหาเพื่อใช้ควบคู่กับวิดีโอชุด "รู้ทันสื่อ" ในกิจกรรมอบรม ทั้งในขั้นอบรมวิทยากรระดับพื้นที่และขั้นขยายผลสู่ผู้สูงอายุในชุมชน</w:t>
      </w:r>
    </w:p>
    <w:p w14:paraId="5EBB6EF1" w14:textId="77777777" w:rsidR="00483508" w:rsidRPr="0050099B" w:rsidRDefault="00483508" w:rsidP="00BA1810">
      <w:pPr>
        <w:pStyle w:val="ListParagraph"/>
        <w:spacing w:after="0" w:line="216" w:lineRule="auto"/>
        <w:ind w:left="0" w:firstLine="709"/>
        <w:jc w:val="thaiDistribute"/>
        <w:rPr>
          <w:rFonts w:ascii="TH Sarabun New" w:hAnsi="TH Sarabun New" w:cs="TH Sarabun New"/>
          <w:spacing w:val="-6"/>
          <w:sz w:val="31"/>
          <w:szCs w:val="31"/>
          <w:cs/>
        </w:rPr>
      </w:pPr>
    </w:p>
    <w:p w14:paraId="32218726" w14:textId="22CDF704" w:rsidR="00A21DBF" w:rsidRPr="0050099B" w:rsidRDefault="00297B25" w:rsidP="00BA1810">
      <w:pPr>
        <w:pStyle w:val="ListParagraph"/>
        <w:numPr>
          <w:ilvl w:val="0"/>
          <w:numId w:val="1"/>
        </w:numPr>
        <w:spacing w:after="0" w:line="216" w:lineRule="auto"/>
        <w:ind w:left="426"/>
        <w:jc w:val="thaiDistribute"/>
        <w:rPr>
          <w:rFonts w:ascii="TH Sarabun New" w:hAnsi="TH Sarabun New" w:cs="TH Sarabun New"/>
          <w:b/>
          <w:bCs/>
          <w:spacing w:val="-6"/>
          <w:sz w:val="31"/>
          <w:szCs w:val="31"/>
          <w:u w:val="single"/>
        </w:rPr>
      </w:pPr>
      <w:r w:rsidRPr="0050099B">
        <w:rPr>
          <w:rFonts w:ascii="TH Sarabun New" w:hAnsi="TH Sarabun New" w:cs="TH Sarabun New"/>
          <w:b/>
          <w:bCs/>
          <w:spacing w:val="-6"/>
          <w:sz w:val="31"/>
          <w:szCs w:val="31"/>
          <w:u w:val="single"/>
          <w:cs/>
        </w:rPr>
        <w:t>วัตถุประสงค์</w:t>
      </w:r>
    </w:p>
    <w:p w14:paraId="48F7A3FE" w14:textId="77777777" w:rsidR="00DC693D" w:rsidRPr="0050099B" w:rsidRDefault="00DC693D" w:rsidP="00BA1810">
      <w:pPr>
        <w:pStyle w:val="ListParagraph"/>
        <w:numPr>
          <w:ilvl w:val="0"/>
          <w:numId w:val="12"/>
        </w:numPr>
        <w:tabs>
          <w:tab w:val="left" w:pos="1134"/>
        </w:tabs>
        <w:spacing w:after="0" w:line="216" w:lineRule="auto"/>
        <w:ind w:left="0" w:firstLine="709"/>
        <w:jc w:val="thaiDistribute"/>
        <w:rPr>
          <w:rFonts w:ascii="TH Sarabun New" w:hAnsi="TH Sarabun New" w:cs="TH Sarabun New"/>
          <w:spacing w:val="-6"/>
          <w:sz w:val="31"/>
          <w:szCs w:val="31"/>
        </w:rPr>
      </w:pP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>เพื่อพัฒนาเว็บแอปพลิเคชัน (</w:t>
      </w:r>
      <w:r w:rsidRPr="0050099B">
        <w:rPr>
          <w:rFonts w:ascii="TH Sarabun New" w:hAnsi="TH Sarabun New" w:cs="TH Sarabun New"/>
          <w:spacing w:val="-6"/>
          <w:sz w:val="31"/>
          <w:szCs w:val="31"/>
        </w:rPr>
        <w:t xml:space="preserve">Web Application) </w:t>
      </w: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 xml:space="preserve">สำหรับนำเสนอสื่อการเรียนรู้ชุด "รู้ทันสื่อ" ที่เข้าถึงและส่งต่อได้ง่ายผ่าน </w:t>
      </w:r>
      <w:r w:rsidRPr="0050099B">
        <w:rPr>
          <w:rFonts w:ascii="TH Sarabun New" w:hAnsi="TH Sarabun New" w:cs="TH Sarabun New"/>
          <w:spacing w:val="-6"/>
          <w:sz w:val="31"/>
          <w:szCs w:val="31"/>
        </w:rPr>
        <w:t xml:space="preserve">LINE </w:t>
      </w: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>รองรับการใช้งานของทั้งวิทยากรระดับชุมชน (อสม./เจ้าหน้าที่ อปท./แกนนำชุมชน) ในขั้นอบรมผู้ถ่ายทอดความรู้ และผู้สูงอายุในขั้นขยายผลสู่ชุมชน</w:t>
      </w:r>
    </w:p>
    <w:p w14:paraId="7669517A" w14:textId="4AD8BC12" w:rsidR="00DC693D" w:rsidRPr="0050099B" w:rsidRDefault="00DC693D" w:rsidP="00BA1810">
      <w:pPr>
        <w:pStyle w:val="ListParagraph"/>
        <w:numPr>
          <w:ilvl w:val="0"/>
          <w:numId w:val="12"/>
        </w:numPr>
        <w:tabs>
          <w:tab w:val="left" w:pos="1134"/>
        </w:tabs>
        <w:spacing w:after="0" w:line="216" w:lineRule="auto"/>
        <w:ind w:left="0" w:firstLine="709"/>
        <w:jc w:val="thaiDistribute"/>
        <w:rPr>
          <w:rFonts w:ascii="TH Sarabun New" w:hAnsi="TH Sarabun New" w:cs="TH Sarabun New"/>
          <w:spacing w:val="-6"/>
          <w:sz w:val="31"/>
          <w:szCs w:val="31"/>
        </w:rPr>
      </w:pP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>เพื่อพัฒนาเกมโต้ตอบ (</w:t>
      </w:r>
      <w:r w:rsidRPr="0050099B">
        <w:rPr>
          <w:rFonts w:ascii="TH Sarabun New" w:hAnsi="TH Sarabun New" w:cs="TH Sarabun New"/>
          <w:spacing w:val="-6"/>
          <w:sz w:val="31"/>
          <w:szCs w:val="31"/>
        </w:rPr>
        <w:t xml:space="preserve">Interactive Game) </w:t>
      </w: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 xml:space="preserve">ประกอบเนื้อหาแต่ละหัวข้อ ครอบคลุมทั้ง 3 มิติความรู้เท่าทันตามกรอบของโครงการวิจัย ได้แก่ </w:t>
      </w:r>
      <w:r w:rsidRPr="0050099B">
        <w:rPr>
          <w:rFonts w:ascii="TH Sarabun New" w:hAnsi="TH Sarabun New" w:cs="TH Sarabun New"/>
          <w:spacing w:val="-6"/>
          <w:sz w:val="31"/>
          <w:szCs w:val="31"/>
        </w:rPr>
        <w:t xml:space="preserve">Social Media Literacy, AI Literacy </w:t>
      </w: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 xml:space="preserve">และ </w:t>
      </w:r>
      <w:r w:rsidRPr="0050099B">
        <w:rPr>
          <w:rFonts w:ascii="TH Sarabun New" w:hAnsi="TH Sarabun New" w:cs="TH Sarabun New"/>
          <w:spacing w:val="-6"/>
          <w:sz w:val="31"/>
          <w:szCs w:val="31"/>
        </w:rPr>
        <w:t xml:space="preserve">Scammer Literacy </w:t>
      </w: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 xml:space="preserve">เพื่อสร้างความสนุกสนานระหว่างการอบรม และเสริมสร้างความตระหนักรู้ต่อภัยจาก </w:t>
      </w:r>
      <w:r w:rsidRPr="0050099B">
        <w:rPr>
          <w:rFonts w:ascii="TH Sarabun New" w:hAnsi="TH Sarabun New" w:cs="TH Sarabun New"/>
          <w:spacing w:val="-6"/>
          <w:sz w:val="31"/>
          <w:szCs w:val="31"/>
        </w:rPr>
        <w:t xml:space="preserve">AI </w:t>
      </w: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>และมิจฉาชีพออนไลน์ ผ่านแนวคิด "หยุด คิด ถาม ทำ" อันเป็นเครื่องมือสนับสนุนวัตถุประสงค์ของข้อเสนอโครงการวิจั</w:t>
      </w:r>
      <w:r w:rsidR="00FF4D81" w:rsidRPr="0050099B">
        <w:rPr>
          <w:rFonts w:ascii="TH Sarabun New" w:hAnsi="TH Sarabun New" w:cs="TH Sarabun New" w:hint="cs"/>
          <w:spacing w:val="-6"/>
          <w:sz w:val="31"/>
          <w:szCs w:val="31"/>
          <w:cs/>
          <w:lang w:val="en-GB"/>
        </w:rPr>
        <w:t>ย</w:t>
      </w:r>
    </w:p>
    <w:p w14:paraId="528A2826" w14:textId="28AFA30D" w:rsidR="00297B25" w:rsidRPr="0050099B" w:rsidRDefault="00DC693D" w:rsidP="00BA1810">
      <w:pPr>
        <w:pStyle w:val="ListParagraph"/>
        <w:numPr>
          <w:ilvl w:val="0"/>
          <w:numId w:val="12"/>
        </w:numPr>
        <w:tabs>
          <w:tab w:val="left" w:pos="1134"/>
        </w:tabs>
        <w:spacing w:after="0" w:line="216" w:lineRule="auto"/>
        <w:ind w:left="0" w:firstLine="709"/>
        <w:jc w:val="thaiDistribute"/>
        <w:rPr>
          <w:rFonts w:ascii="TH Sarabun New" w:hAnsi="TH Sarabun New" w:cs="TH Sarabun New"/>
          <w:spacing w:val="-6"/>
          <w:sz w:val="31"/>
          <w:szCs w:val="31"/>
        </w:rPr>
      </w:pP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>เพื่อจัดเก็บข้อมูลการใช้งาน (อายุผู้เล่น ตำแหน่งที่เปิดเล่นแอปพลิเคชัน และผลการทำกิจกรรม/เกมรายหัวข้อ) สำหรับสนับสนุนการติดตามและประเมินผลโครงการ</w:t>
      </w:r>
      <w:r w:rsidR="008B0D92" w:rsidRPr="0050099B">
        <w:rPr>
          <w:rFonts w:ascii="TH Sarabun New" w:hAnsi="TH Sarabun New" w:cs="TH Sarabun New" w:hint="cs"/>
          <w:spacing w:val="-6"/>
          <w:sz w:val="31"/>
          <w:szCs w:val="31"/>
          <w:cs/>
        </w:rPr>
        <w:t xml:space="preserve"> </w:t>
      </w:r>
      <w:r w:rsidR="008B0D92" w:rsidRPr="0050099B">
        <w:rPr>
          <w:rFonts w:ascii="TH Sarabun New" w:hAnsi="TH Sarabun New" w:cs="TH Sarabun New"/>
          <w:spacing w:val="-6"/>
          <w:sz w:val="31"/>
          <w:szCs w:val="31"/>
          <w:cs/>
        </w:rPr>
        <w:t>โดยเฉพาะการวัดระดับทักษะการรู้เท่าทันดิจิทัลของผู้สูงอายุและผู้ถ่ายทอดความรู้ ทั้งนี้ข้อมูลที่จัดเก็บควรสามารถเชื่อมโยงหรือส่งออกเพื่อใช้ประกอบแบบประเมินก่อน–หลังการอบรม (</w:t>
      </w:r>
      <w:r w:rsidR="008B0D92" w:rsidRPr="0050099B">
        <w:rPr>
          <w:rFonts w:ascii="TH Sarabun New" w:hAnsi="TH Sarabun New" w:cs="TH Sarabun New"/>
          <w:spacing w:val="-6"/>
          <w:sz w:val="31"/>
          <w:szCs w:val="31"/>
        </w:rPr>
        <w:t>Pre/Post Assessment)</w:t>
      </w:r>
    </w:p>
    <w:p w14:paraId="136D8CD3" w14:textId="77777777" w:rsidR="00483508" w:rsidRPr="0050099B" w:rsidRDefault="00483508" w:rsidP="00BA1810">
      <w:pPr>
        <w:pStyle w:val="ListParagraph"/>
        <w:spacing w:after="0" w:line="216" w:lineRule="auto"/>
        <w:ind w:left="0" w:firstLine="709"/>
        <w:jc w:val="thaiDistribute"/>
        <w:rPr>
          <w:rFonts w:ascii="TH Sarabun New" w:hAnsi="TH Sarabun New" w:cs="TH Sarabun New"/>
          <w:b/>
          <w:bCs/>
          <w:spacing w:val="-6"/>
          <w:sz w:val="31"/>
          <w:szCs w:val="31"/>
          <w:u w:val="single"/>
        </w:rPr>
      </w:pPr>
    </w:p>
    <w:p w14:paraId="5FA5C00E" w14:textId="0DE12CD1" w:rsidR="00297B25" w:rsidRPr="0050099B" w:rsidRDefault="00204F7C" w:rsidP="00BA1810">
      <w:pPr>
        <w:pStyle w:val="ListParagraph"/>
        <w:numPr>
          <w:ilvl w:val="0"/>
          <w:numId w:val="1"/>
        </w:numPr>
        <w:spacing w:after="0" w:line="216" w:lineRule="auto"/>
        <w:ind w:left="426"/>
        <w:jc w:val="thaiDistribute"/>
        <w:rPr>
          <w:rFonts w:ascii="TH Sarabun New" w:hAnsi="TH Sarabun New" w:cs="TH Sarabun New"/>
          <w:b/>
          <w:bCs/>
          <w:spacing w:val="-6"/>
          <w:sz w:val="31"/>
          <w:szCs w:val="31"/>
          <w:u w:val="single"/>
        </w:rPr>
      </w:pPr>
      <w:r>
        <w:rPr>
          <w:rFonts w:ascii="TH Sarabun New" w:hAnsi="TH Sarabun New" w:cs="TH Sarabun New" w:hint="cs"/>
          <w:b/>
          <w:bCs/>
          <w:spacing w:val="-6"/>
          <w:sz w:val="31"/>
          <w:szCs w:val="31"/>
          <w:u w:val="single"/>
          <w:cs/>
          <w:lang w:val="en-GB"/>
        </w:rPr>
        <w:t>รายละเอียด</w:t>
      </w:r>
      <w:r w:rsidR="00297B25" w:rsidRPr="0050099B">
        <w:rPr>
          <w:rFonts w:ascii="TH Sarabun New" w:hAnsi="TH Sarabun New" w:cs="TH Sarabun New"/>
          <w:b/>
          <w:bCs/>
          <w:spacing w:val="-6"/>
          <w:sz w:val="31"/>
          <w:szCs w:val="31"/>
          <w:u w:val="single"/>
          <w:cs/>
        </w:rPr>
        <w:t>งาน</w:t>
      </w:r>
    </w:p>
    <w:p w14:paraId="541D9213" w14:textId="6B66877B" w:rsidR="002F2652" w:rsidRPr="0050099B" w:rsidRDefault="002F2652" w:rsidP="00BA1810">
      <w:pPr>
        <w:pStyle w:val="ListParagraph"/>
        <w:numPr>
          <w:ilvl w:val="0"/>
          <w:numId w:val="17"/>
        </w:numPr>
        <w:spacing w:after="0" w:line="240" w:lineRule="auto"/>
        <w:ind w:left="851" w:hanging="425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แพลตฟอร์ม</w:t>
      </w:r>
    </w:p>
    <w:p w14:paraId="0D79C0A4" w14:textId="65AB4E85" w:rsidR="002F2652" w:rsidRPr="0050099B" w:rsidRDefault="00E253A5" w:rsidP="00BA1810">
      <w:pPr>
        <w:spacing w:after="0" w:line="240" w:lineRule="auto"/>
        <w:ind w:firstLine="85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 xml:space="preserve">พัฒนาระบบ </w:t>
      </w:r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Web Application </w:t>
      </w:r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>เชิงโต้ตอบ (</w:t>
      </w:r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Interactive Web Application) </w:t>
      </w:r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 xml:space="preserve">รูปแบบ </w:t>
      </w:r>
      <w:r w:rsidRPr="00E253A5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Single Page Application (SPA)</w:t>
      </w:r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 </w:t>
      </w:r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>ที่เปิดใช้งานผ่านลิงก์ และส่งต่อได้ง่ายผ่านแพลตฟอร์มโซ</w:t>
      </w:r>
      <w:r>
        <w:rPr>
          <w:rFonts w:ascii="TH Sarabun New" w:eastAsia="TH SarabunPSK" w:hAnsi="TH Sarabun New" w:cs="TH Sarabun New" w:hint="cs"/>
          <w:color w:val="000000" w:themeColor="text1"/>
          <w:spacing w:val="-6"/>
          <w:sz w:val="30"/>
          <w:szCs w:val="30"/>
          <w:cs/>
        </w:rPr>
        <w:t>เ</w:t>
      </w:r>
      <w:r>
        <w:rPr>
          <w:rFonts w:ascii="TH Sarabun New" w:eastAsia="TH SarabunPSK" w:hAnsi="TH Sarabun New" w:cs="TH Sarabun New" w:hint="cs"/>
          <w:color w:val="000000" w:themeColor="text1"/>
          <w:spacing w:val="-6"/>
          <w:sz w:val="30"/>
          <w:szCs w:val="30"/>
          <w:cs/>
          <w:lang w:val="en-GB"/>
        </w:rPr>
        <w:t>ชี</w:t>
      </w:r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>ยลมีเดีย (</w:t>
      </w:r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Social Media Platform) </w:t>
      </w:r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>โดยมีกรอบงานเชิงเทคนิคสำหรับผู้พัฒนาระบบดังนี้</w:t>
      </w:r>
    </w:p>
    <w:p w14:paraId="222730CC" w14:textId="77777777" w:rsidR="0050099B" w:rsidRPr="0050099B" w:rsidRDefault="0050099B" w:rsidP="00BA1810">
      <w:pPr>
        <w:spacing w:after="0" w:line="240" w:lineRule="auto"/>
        <w:ind w:firstLine="85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</w:p>
    <w:p w14:paraId="7A50137B" w14:textId="77777777" w:rsidR="0050099B" w:rsidRPr="0050099B" w:rsidRDefault="0050099B" w:rsidP="00BA1810">
      <w:pPr>
        <w:spacing w:after="0" w:line="240" w:lineRule="auto"/>
        <w:ind w:firstLine="85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</w:p>
    <w:p w14:paraId="12E00FF9" w14:textId="77777777" w:rsidR="002F2652" w:rsidRPr="0050099B" w:rsidRDefault="002F2652" w:rsidP="0050099B">
      <w:pPr>
        <w:pStyle w:val="ListParagraph"/>
        <w:numPr>
          <w:ilvl w:val="0"/>
          <w:numId w:val="18"/>
        </w:numPr>
        <w:tabs>
          <w:tab w:val="left" w:pos="1418"/>
        </w:tabs>
        <w:spacing w:after="0" w:line="240" w:lineRule="auto"/>
        <w:ind w:left="0" w:firstLine="85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ภาพรวมและหลักการออกแบบระบบ</w:t>
      </w:r>
    </w:p>
    <w:p w14:paraId="38D1865E" w14:textId="6428126F" w:rsidR="002F2652" w:rsidRPr="0050099B" w:rsidRDefault="00E253A5" w:rsidP="0050099B">
      <w:pPr>
        <w:spacing w:after="0" w:line="240" w:lineRule="auto"/>
        <w:ind w:firstLine="1418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lastRenderedPageBreak/>
        <w:t xml:space="preserve">ระบบออกแบบตามหลัก </w:t>
      </w:r>
      <w:r w:rsidRPr="00E253A5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Mobile-First</w:t>
      </w:r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 </w:t>
      </w:r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 xml:space="preserve">โดยมีเป้าหมายให้ผู้สูงอายุและวิทยากรระดับชุมชน เข้าถึงผ่านลิงก์ที่ส่งต่อทางแพลตฟอร์มโซเชียลมีเดียได้ทันที โดยไม่ต้องติดตั้งแอปหรือสมัครสมาชิก (ไม่มีระบบ </w:t>
      </w:r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login) </w:t>
      </w:r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>หลักการสำคัญที่ผู้พัฒนาต้องยึดถือตลอดการพัฒนา</w:t>
      </w:r>
    </w:p>
    <w:p w14:paraId="2DB8B072" w14:textId="77777777" w:rsidR="00DD300A" w:rsidRDefault="00DD300A" w:rsidP="00DD300A">
      <w:pPr>
        <w:pStyle w:val="ListParagraph"/>
        <w:numPr>
          <w:ilvl w:val="0"/>
          <w:numId w:val="19"/>
        </w:numPr>
        <w:tabs>
          <w:tab w:val="left" w:pos="1701"/>
        </w:tabs>
        <w:spacing w:after="0" w:line="240" w:lineRule="auto"/>
        <w:ind w:left="0" w:firstLine="1418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DD300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Social Media-first, No-login: </w:t>
      </w:r>
      <w:r w:rsidRPr="00DD300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>ทุกเส้นทางการใช้งานต้องเปิดได้จากลิงก์เดียว ทำงานได้สมบูรณ์ภายในเบราว์เซอร์ใน แอปโซเชียลมีเดีย (</w:t>
      </w:r>
      <w:r w:rsidRPr="00DD300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In-App Browser/WebView) </w:t>
      </w:r>
      <w:r w:rsidRPr="00DD300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>โดยไม่ต้องออกไปเปิดเบราว์เซอร์อื่นก่อน</w:t>
      </w:r>
    </w:p>
    <w:p w14:paraId="205CEFA6" w14:textId="77777777" w:rsidR="00DD300A" w:rsidRDefault="00DD300A" w:rsidP="00DD300A">
      <w:pPr>
        <w:pStyle w:val="ListParagraph"/>
        <w:numPr>
          <w:ilvl w:val="0"/>
          <w:numId w:val="19"/>
        </w:numPr>
        <w:tabs>
          <w:tab w:val="left" w:pos="1701"/>
        </w:tabs>
        <w:spacing w:after="0" w:line="240" w:lineRule="auto"/>
        <w:ind w:left="0" w:firstLine="1418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DD300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Mobile-first, Low-end Device Ready: </w:t>
      </w:r>
      <w:r w:rsidRPr="00DD300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 xml:space="preserve">ออกแบบและทดสอบบนมือถือ </w:t>
      </w:r>
      <w:r w:rsidRPr="00DD300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Android </w:t>
      </w:r>
      <w:r w:rsidRPr="00DD300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 xml:space="preserve">ราคาประหยัด/รุ่นเก่า และเครือข่าย </w:t>
      </w:r>
      <w:r w:rsidRPr="00DD300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3G/4G </w:t>
      </w:r>
      <w:r w:rsidRPr="00DD300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>ในพื้นที่ห่างไกลเป็นหลัก</w:t>
      </w:r>
    </w:p>
    <w:p w14:paraId="3A048C1A" w14:textId="77777777" w:rsidR="00DD300A" w:rsidRDefault="00DD300A" w:rsidP="00DD300A">
      <w:pPr>
        <w:pStyle w:val="ListParagraph"/>
        <w:numPr>
          <w:ilvl w:val="0"/>
          <w:numId w:val="19"/>
        </w:numPr>
        <w:tabs>
          <w:tab w:val="left" w:pos="1701"/>
        </w:tabs>
        <w:spacing w:after="0" w:line="240" w:lineRule="auto"/>
        <w:ind w:left="0" w:firstLine="1418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DD300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Accessibility for Elders (</w:t>
      </w:r>
      <w:r w:rsidRPr="00DD300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 xml:space="preserve">ข้อบังคับ):  ตัวอักษรใหญ่ ปุ่มกดง่าย คอนทราสต์สูง เสียงอ่านประกอบ ไม่มีเมนูซับซ้อน (รายละเอียดหัวข้อ </w:t>
      </w:r>
      <w:r w:rsidRPr="00DD300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1.5)</w:t>
      </w:r>
    </w:p>
    <w:p w14:paraId="125A6B12" w14:textId="7E3107C8" w:rsidR="002F2652" w:rsidRPr="00DD300A" w:rsidRDefault="00DD300A" w:rsidP="00DD300A">
      <w:pPr>
        <w:pStyle w:val="ListParagraph"/>
        <w:numPr>
          <w:ilvl w:val="0"/>
          <w:numId w:val="19"/>
        </w:numPr>
        <w:tabs>
          <w:tab w:val="left" w:pos="1701"/>
        </w:tabs>
        <w:spacing w:after="0" w:line="240" w:lineRule="auto"/>
        <w:ind w:left="0" w:firstLine="1418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DD300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Privacy by Design (PDPA):  </w:t>
      </w:r>
      <w:r w:rsidRPr="00DD300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 xml:space="preserve">ไม่เก็บข้อมูลระบุตัวตน เก็บเฉพาะข้อมูลจำเป็นต่อการประเมินผลโครงการ (รายละเอียดหัวข้อ </w:t>
      </w:r>
      <w:r w:rsidRPr="00DD300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1.6)</w:t>
      </w:r>
    </w:p>
    <w:p w14:paraId="31CA5547" w14:textId="34FA541A" w:rsidR="002F2652" w:rsidRPr="00DD300A" w:rsidRDefault="002F2652" w:rsidP="00DD300A">
      <w:pPr>
        <w:pStyle w:val="ListParagraph"/>
        <w:numPr>
          <w:ilvl w:val="0"/>
          <w:numId w:val="18"/>
        </w:numPr>
        <w:tabs>
          <w:tab w:val="left" w:pos="1418"/>
        </w:tabs>
        <w:spacing w:after="0" w:line="240" w:lineRule="auto"/>
        <w:ind w:left="0" w:firstLine="85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DD300A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สถาปัตยกรรมและเทคโนโลยี (Technology Stack)</w:t>
      </w:r>
    </w:p>
    <w:tbl>
      <w:tblPr>
        <w:tblW w:w="99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19"/>
        <w:gridCol w:w="5386"/>
        <w:gridCol w:w="2410"/>
      </w:tblGrid>
      <w:tr w:rsidR="0018140D" w:rsidRPr="0050099B" w14:paraId="4911D209" w14:textId="77777777" w:rsidTr="0018140D">
        <w:trPr>
          <w:trHeight w:val="300"/>
          <w:tblHeader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A364010" w14:textId="77777777" w:rsidR="002F2652" w:rsidRPr="0050099B" w:rsidRDefault="002F2652" w:rsidP="00DD300A">
            <w:pPr>
              <w:spacing w:after="0" w:line="240" w:lineRule="auto"/>
              <w:jc w:val="center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b/>
                <w:bCs/>
                <w:spacing w:val="-6"/>
                <w:sz w:val="30"/>
                <w:szCs w:val="30"/>
              </w:rPr>
              <w:t>ส่วนประกอบ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E44734A" w14:textId="77777777" w:rsidR="002F2652" w:rsidRPr="0050099B" w:rsidRDefault="002F2652" w:rsidP="00DD300A">
            <w:pPr>
              <w:spacing w:after="0" w:line="240" w:lineRule="auto"/>
              <w:jc w:val="center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b/>
                <w:bCs/>
                <w:spacing w:val="-6"/>
                <w:sz w:val="30"/>
                <w:szCs w:val="30"/>
              </w:rPr>
              <w:t>คุณสมบัติที่ต้องมี (Capability Requirement)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307B0AE" w14:textId="77777777" w:rsidR="002F2652" w:rsidRPr="0050099B" w:rsidRDefault="002F2652" w:rsidP="00DD300A">
            <w:pPr>
              <w:spacing w:after="0" w:line="240" w:lineRule="auto"/>
              <w:jc w:val="center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b/>
                <w:bCs/>
                <w:spacing w:val="-6"/>
                <w:sz w:val="30"/>
                <w:szCs w:val="30"/>
              </w:rPr>
              <w:t>เหตุผล/ข้อกำหนด</w:t>
            </w:r>
          </w:p>
        </w:tc>
      </w:tr>
      <w:tr w:rsidR="0018140D" w:rsidRPr="0050099B" w14:paraId="099E5613" w14:textId="77777777" w:rsidTr="0018140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BB38068" w14:textId="1BAF367A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ส่วนหน้าเว็บแอปพลิเค</w:t>
            </w:r>
            <w:r w:rsidR="0018140D">
              <w:rPr>
                <w:rFonts w:ascii="TH Sarabun New" w:eastAsia="TH SarabunPSK" w:hAnsi="TH Sarabun New" w:cs="TH Sarabun New" w:hint="cs"/>
                <w:spacing w:val="-6"/>
                <w:sz w:val="30"/>
                <w:szCs w:val="30"/>
                <w:cs/>
              </w:rPr>
              <w:t>ชั่น</w:t>
            </w: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 xml:space="preserve"> (Frontend)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051E727" w14:textId="77777777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พัฒนาเป็นเว็บแอปพลิเคชันหน้าเดียว (Single Page Application) ขนาดไฟล์เบา รองรับการทำงานแบบ Progressive Web App เพื่อให้ติดตั้งเสริมได้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11DA70D" w14:textId="77777777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โหลดเร็วบนเน็ตช้า รองรับอุปกรณ์มือถือเป็นหลัก (mobile-first)</w:t>
            </w:r>
          </w:p>
        </w:tc>
      </w:tr>
      <w:tr w:rsidR="0018140D" w:rsidRPr="0050099B" w14:paraId="63F6CD51" w14:textId="77777777" w:rsidTr="0018140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A58BACC" w14:textId="77777777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การแสดงผลวิดีโอ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902D7CF" w14:textId="77777777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ระบบฝังวิดีโอ (embed) จากแพลตฟอร์มวิดีโอออนไลน์ รองรับวิดีโอแนวตั้ง 9:16 และมีกลไกตรวจจับสถานะ "ดูจบ" ผ่านช่องทางที่ผู้ให้บริการวิดีโอรองรับ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D1E06C6" w14:textId="77777777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ใช้คลิปที่โครงการผลิตไว้แล้ว โดยไม่ต้องพัฒนาระบบสตรีมมิ่งวิดีโอเอง</w:t>
            </w:r>
          </w:p>
        </w:tc>
      </w:tr>
      <w:tr w:rsidR="0018140D" w:rsidRPr="0050099B" w14:paraId="2670365C" w14:textId="77777777" w:rsidTr="0018140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E2F9224" w14:textId="77777777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เอนจินเกม (Game Engine)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2063044" w14:textId="77777777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ใช้เทคโนโลยีเว็บมาตรฐานสำหรับเกมทั่วไป และเลือกใช้เทคโนโลยีสำหรับกราฟิก/ภาพเคลื่อนไหวขั้นสูง (canvas) เฉพาะเกมที่จำเป็นต้องใช้จริง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2767B97" w14:textId="77777777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ลดขนาดไฟล์โหลดรวม เลือกความซับซ้อนให้เหมาะกับแต่ละเกม</w:t>
            </w:r>
          </w:p>
        </w:tc>
      </w:tr>
      <w:tr w:rsidR="0018140D" w:rsidRPr="0050099B" w14:paraId="421B2461" w14:textId="77777777" w:rsidTr="0018140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582DF90" w14:textId="77777777" w:rsidR="0018140D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ระบบฐานข้อมูลและ</w:t>
            </w:r>
          </w:p>
          <w:p w14:paraId="39E22D7B" w14:textId="61B4F0B3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ประมวลผลฝั่งเซิร์ฟเวอร์ (Backend / Data)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4F79B28" w14:textId="39CE161F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ระบบฐานข้อมูลที่รองรับการบันทึกประวัติการเข้าใช้งานแบบไม่ระบุตัวตน (ความคืบหน้าการเรียน,</w:t>
            </w:r>
            <w:r w:rsidR="0018140D">
              <w:rPr>
                <w:rFonts w:ascii="TH Sarabun New" w:eastAsia="TH SarabunPSK" w:hAnsi="TH Sarabun New" w:cs="TH Sarabun New" w:hint="cs"/>
                <w:spacing w:val="-6"/>
                <w:sz w:val="30"/>
                <w:szCs w:val="30"/>
                <w:cs/>
              </w:rPr>
              <w:t xml:space="preserve"> </w:t>
            </w: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บันทึกกิจกรรมการใช้งาน) พร้อมความสามารถประมวลผลเบาฝั่งเซิร์ฟเวอร์ (เช่น แปลงข้อมูลตำแหน่งจาก IP)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A080E59" w14:textId="77777777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เก็บข้อมูลอายุ/ตำแหน่ง/ความคืบหน้าเพื่อประเมินผลโครงการ โดยไม่ต้องดูแลเซิร์ฟเวอร์เอง</w:t>
            </w:r>
          </w:p>
        </w:tc>
      </w:tr>
      <w:tr w:rsidR="0018140D" w:rsidRPr="0050099B" w14:paraId="5FF8E133" w14:textId="77777777" w:rsidTr="0018140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64F71FC" w14:textId="77777777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การระบุตำแหน่งจาก IP (Geolocation)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0D494BB" w14:textId="77777777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ระบบแปลงตำแหน่งจาก IP เป็นข้อมูลพื้นที่แบบหยาบ (จังหวัด/อำเภอ) ตั้งแต่ชั้นเครือข่ายก่อนถึงตัวแอปพลิเคชัน โดยไม่เก็บหรือส่งต่อ IP ดิบเข้าสู่ระบบ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65AAF04" w14:textId="77777777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สอดคล้องกับหลัก PDPA by-design ลดความเสี่ยงจากการเก็บข้อมูลระบุตัวตน</w:t>
            </w:r>
          </w:p>
        </w:tc>
      </w:tr>
      <w:tr w:rsidR="0018140D" w:rsidRPr="0050099B" w14:paraId="520A2F59" w14:textId="77777777" w:rsidTr="0018140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9E45CEF" w14:textId="77777777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การให้บริการเว็บ (Hosting)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9889451" w14:textId="77777777" w:rsidR="0018140D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ระบบโฮสติ้งที่มีเครือข่ายกระจายพื้นที่ (CDN) ครอบคลุมกว้างรองรับการโหลดหน้าเว็บเร็วแม้บนเครือข่าย</w:t>
            </w:r>
          </w:p>
          <w:p w14:paraId="78CE1CE1" w14:textId="59BD984C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มือถือความเร็วต่ำและให้ลิงก์เดียวสำหรับแชร์ผ่านโซเชียลมีเดียได้ทันที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636DEB3" w14:textId="77777777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โหลดหน้าแรกสำเร็จภายใน 3 วินาทีบนเครือข่าย 3G</w:t>
            </w:r>
          </w:p>
        </w:tc>
      </w:tr>
      <w:tr w:rsidR="0018140D" w:rsidRPr="0050099B" w14:paraId="170D62E9" w14:textId="77777777" w:rsidTr="0018140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BC75D9E" w14:textId="77777777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lastRenderedPageBreak/>
              <w:t>การติดตั้งใช้งาน (Installability)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A5F7301" w14:textId="77777777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ความสามารถติดตั้งเสริมแบบ Progressive Web App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ACBC9E7" w14:textId="77777777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เป็น</w:t>
            </w:r>
            <w:r w:rsidRPr="0050099B">
              <w:rPr>
                <w:rFonts w:ascii="TH Sarabun New" w:eastAsia="TH SarabunPSK" w:hAnsi="TH Sarabun New" w:cs="TH Sarabun New"/>
                <w:b/>
                <w:bCs/>
                <w:spacing w:val="-6"/>
                <w:sz w:val="30"/>
                <w:szCs w:val="30"/>
              </w:rPr>
              <w:t>bonus</w:t>
            </w: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สำหรับผู้ใช้ที่กลับมาใช้ซ้ำ (เช่น วิทยากรชุมชน) ไม่ใช่เส้นทางหลักเพราะเบราว์เซอร์ในแอปโซเชียลมีเดียส่วนใหญ่ไม่รองรับ install prompt โดยตรง</w:t>
            </w:r>
          </w:p>
        </w:tc>
      </w:tr>
    </w:tbl>
    <w:p w14:paraId="77983CC3" w14:textId="503A39CE" w:rsidR="002F2652" w:rsidRPr="00813165" w:rsidRDefault="002F2652" w:rsidP="00813165">
      <w:pPr>
        <w:pStyle w:val="ListParagraph"/>
        <w:numPr>
          <w:ilvl w:val="0"/>
          <w:numId w:val="18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813165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โครงสร้างฟังก์ชันของระบบ (Functional Modules)</w:t>
      </w:r>
    </w:p>
    <w:p w14:paraId="266006EB" w14:textId="344EF446" w:rsidR="002F2652" w:rsidRPr="0050099B" w:rsidRDefault="002F2652" w:rsidP="00813165">
      <w:pPr>
        <w:spacing w:after="0" w:line="240" w:lineRule="auto"/>
        <w:ind w:firstLine="1276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ผู้รับจ้างต้องพัฒนาโมดูลต่อไปนี้ให้ครบถ้วน</w:t>
      </w:r>
    </w:p>
    <w:p w14:paraId="4CF6256F" w14:textId="3970DC14" w:rsidR="002F2652" w:rsidRPr="00813165" w:rsidRDefault="002F2652" w:rsidP="00813165">
      <w:pPr>
        <w:pStyle w:val="ListParagraph"/>
        <w:numPr>
          <w:ilvl w:val="0"/>
          <w:numId w:val="21"/>
        </w:numPr>
        <w:spacing w:after="0" w:line="240" w:lineRule="auto"/>
        <w:ind w:left="1701" w:hanging="425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813165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หน้าแรกต้อนรับและขอความยินยอม (Landing &amp; Consent Module)</w:t>
      </w:r>
    </w:p>
    <w:p w14:paraId="1A06F8C8" w14:textId="77777777" w:rsidR="002F2652" w:rsidRPr="0050099B" w:rsidRDefault="002F2652" w:rsidP="00813165">
      <w:pPr>
        <w:pStyle w:val="ListParagraph"/>
        <w:numPr>
          <w:ilvl w:val="0"/>
          <w:numId w:val="22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หน้าแรกต้อนรับ + ปุ่มเข้าเรียน (สาธารณะ ไม่มี guard)</w:t>
      </w:r>
    </w:p>
    <w:p w14:paraId="1882C1E3" w14:textId="00BA76C9" w:rsidR="002F2652" w:rsidRPr="0050099B" w:rsidRDefault="002F2652" w:rsidP="00813165">
      <w:pPr>
        <w:pStyle w:val="ListParagraph"/>
        <w:numPr>
          <w:ilvl w:val="0"/>
          <w:numId w:val="22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หน้าขอความยินยอมเก็บข้อมูล (PDPA) ด้วยภาษาที่เข้าใจง่าย พร้อมปุ่มเลือกช่วงอายุ และยืนยัน/</w:t>
      </w:r>
      <w:r w:rsidR="00574DC2">
        <w:rPr>
          <w:rFonts w:ascii="TH Sarabun New" w:eastAsia="TH SarabunPSK" w:hAnsi="TH Sarabun New" w:cs="TH Sarabun New" w:hint="cs"/>
          <w:color w:val="000000" w:themeColor="text1"/>
          <w:spacing w:val="-6"/>
          <w:sz w:val="30"/>
          <w:szCs w:val="30"/>
          <w:cs/>
        </w:rPr>
        <w:t xml:space="preserve"> 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แก้ไขจังหวัด-อำเภอ-ตำบล (ตั้งต้นจาก IP geolocation)</w:t>
      </w:r>
    </w:p>
    <w:p w14:paraId="6B54E1E7" w14:textId="77777777" w:rsidR="002F2652" w:rsidRPr="0050099B" w:rsidRDefault="002F2652" w:rsidP="00813165">
      <w:pPr>
        <w:pStyle w:val="ListParagraph"/>
        <w:numPr>
          <w:ilvl w:val="0"/>
          <w:numId w:val="22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สร้าง anonymous session id แบบไม่มี login เก็บแบบ </w:t>
      </w: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Hybrid Persistence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 (localStorage + Cookie, Max-Age 1 ปี, SameSite=Lax) เพื่อกันข้อมูลหายเมื่อเบราว์เซอร์ในแอปโซเชียลมีเดีย (In-App WebView) ล้างแคช</w:t>
      </w:r>
    </w:p>
    <w:p w14:paraId="326B3CDA" w14:textId="7F1E339C" w:rsidR="002F2652" w:rsidRPr="00813165" w:rsidRDefault="002F2652" w:rsidP="00813165">
      <w:pPr>
        <w:pStyle w:val="ListParagraph"/>
        <w:numPr>
          <w:ilvl w:val="0"/>
          <w:numId w:val="21"/>
        </w:numPr>
        <w:spacing w:after="0" w:line="240" w:lineRule="auto"/>
        <w:ind w:left="1701" w:hanging="425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813165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ตัวเลือกบทเรียนและระบบจัดลำดับการเรียน (Lesson Selector &amp; Sequence Engine)</w:t>
      </w:r>
    </w:p>
    <w:p w14:paraId="570A3A41" w14:textId="77777777" w:rsidR="002F2652" w:rsidRPr="0050099B" w:rsidRDefault="002F2652" w:rsidP="00813165">
      <w:pPr>
        <w:pStyle w:val="ListParagraph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หน้าเลือกบทเรียนแบบ Dashboard แสดงเส้นทางและดาวความคืบหน้า</w:t>
      </w:r>
    </w:p>
    <w:p w14:paraId="3E69BF42" w14:textId="77777777" w:rsidR="002F2652" w:rsidRPr="0050099B" w:rsidRDefault="002F2652" w:rsidP="00813165">
      <w:pPr>
        <w:pStyle w:val="ListParagraph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อ่านโครงสร้างบทเรียนจาก config/content file (ลำดับ: คลิป </w:t>
      </w:r>
      <w:r w:rsidRPr="0050099B">
        <w:rPr>
          <w:rFonts w:ascii="Arial" w:eastAsia="Arial" w:hAnsi="Arial" w:cs="Arial"/>
          <w:color w:val="000000" w:themeColor="text1"/>
          <w:spacing w:val="-6"/>
          <w:sz w:val="30"/>
          <w:szCs w:val="30"/>
        </w:rPr>
        <w:t>→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 เกม </w:t>
      </w:r>
      <w:r w:rsidRPr="0050099B">
        <w:rPr>
          <w:rFonts w:ascii="Arial" w:eastAsia="Arial" w:hAnsi="Arial" w:cs="Arial"/>
          <w:color w:val="000000" w:themeColor="text1"/>
          <w:spacing w:val="-6"/>
          <w:sz w:val="30"/>
          <w:szCs w:val="30"/>
        </w:rPr>
        <w:t>→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 บทถัดไป)</w:t>
      </w:r>
    </w:p>
    <w:p w14:paraId="79DB132D" w14:textId="77777777" w:rsidR="002F2652" w:rsidRPr="0050099B" w:rsidRDefault="002F2652" w:rsidP="00813165">
      <w:pPr>
        <w:pStyle w:val="ListParagraph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รองรับ </w:t>
      </w: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Deep Link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 เข้าตรงบทเรียน (/lessons/:id/...) สำหรับแชร์ผ่านแพลตฟอร์มโซเชียลมีเดีย พร้อมพารามิเตอร์พื้นที่ (เช่น ?ref=facilitator&amp;prov=ChiangMai)</w:t>
      </w:r>
    </w:p>
    <w:p w14:paraId="647B9B22" w14:textId="1517A465" w:rsidR="002F2652" w:rsidRPr="0050099B" w:rsidRDefault="00E253A5" w:rsidP="00813165">
      <w:pPr>
        <w:pStyle w:val="ListParagraph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Router Guard: </w:t>
      </w:r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>บังคับลำดับการเรียน (ต้องได้ดาวบทก่อนหน้าก่อนปลดล็อกบทถัดไป) และบังคับดูวิดีโอจบก่อนเข้าเกม</w:t>
      </w:r>
    </w:p>
    <w:p w14:paraId="74FB55DE" w14:textId="6CE28417" w:rsidR="002F2652" w:rsidRPr="00813165" w:rsidRDefault="002F2652" w:rsidP="00813165">
      <w:pPr>
        <w:pStyle w:val="ListParagraph"/>
        <w:numPr>
          <w:ilvl w:val="0"/>
          <w:numId w:val="21"/>
        </w:numPr>
        <w:spacing w:after="0" w:line="240" w:lineRule="auto"/>
        <w:ind w:left="1701" w:hanging="425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813165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ตัวเล่นวิดีโอ (Video Player Module)</w:t>
      </w:r>
    </w:p>
    <w:p w14:paraId="691A22C7" w14:textId="77777777" w:rsidR="002F2652" w:rsidRPr="0050099B" w:rsidRDefault="002F2652" w:rsidP="00813165">
      <w:pPr>
        <w:pStyle w:val="ListParagraph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ฝังวิดีโอ YouTube แนวตั้ง (9:16) ผ่าน YouTube IFrame API เพื่อดักจับสถานะเริ่มดู/ดูจบ</w:t>
      </w:r>
    </w:p>
    <w:p w14:paraId="2AB51352" w14:textId="77777777" w:rsidR="002F2652" w:rsidRPr="0050099B" w:rsidRDefault="002F2652" w:rsidP="00813165">
      <w:pPr>
        <w:pStyle w:val="ListParagraph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Fallback ปุ่ม "เปิดใน YouTube" กรณี embed เล่นไม่ได้ในเบราว์เซอร์/อุปกรณ์บางรุ่น</w:t>
      </w:r>
    </w:p>
    <w:p w14:paraId="7FB30142" w14:textId="1A31ABDD" w:rsidR="002F2652" w:rsidRPr="00813165" w:rsidRDefault="002F2652" w:rsidP="00813165">
      <w:pPr>
        <w:pStyle w:val="ListParagraph"/>
        <w:numPr>
          <w:ilvl w:val="0"/>
          <w:numId w:val="21"/>
        </w:numPr>
        <w:spacing w:after="0" w:line="240" w:lineRule="auto"/>
        <w:ind w:left="1701" w:hanging="425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813165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โมดูลเกม (Game Module)</w:t>
      </w:r>
    </w:p>
    <w:p w14:paraId="11444454" w14:textId="77777777" w:rsidR="002F2652" w:rsidRPr="0050099B" w:rsidRDefault="002F2652" w:rsidP="00813165">
      <w:pPr>
        <w:pStyle w:val="ListParagraph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โครงสร้างร่วม GameShell (โจทย์ทีละข้อ, เฉลยพร้อมคำอธิบาย, progress dots, ปุ่มเสียงอ่าน) + game type plugin ต่อรูปแบบเกม (quiz / tap-to-spot / swipe / scenario / action)</w:t>
      </w:r>
    </w:p>
    <w:p w14:paraId="02FE0E08" w14:textId="0A6C2B21" w:rsidR="002F2652" w:rsidRPr="0050099B" w:rsidRDefault="002F2652" w:rsidP="00813165">
      <w:pPr>
        <w:pStyle w:val="ListParagraph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ข้อมูลโจทย์แยกเป็น content file (JSON) ไม่ผูกกับโค้ด เพื่อให้ทีมเนื้อหาแก้ไข/เพิ่มโจทย์ได้</w:t>
      </w:r>
      <w:r w:rsidR="00813165">
        <w:rPr>
          <w:rFonts w:ascii="TH Sarabun New" w:eastAsia="TH SarabunPSK" w:hAnsi="TH Sarabun New" w:cs="TH Sarabun New" w:hint="cs"/>
          <w:color w:val="000000" w:themeColor="text1"/>
          <w:spacing w:val="-6"/>
          <w:sz w:val="30"/>
          <w:szCs w:val="30"/>
          <w:cs/>
        </w:rPr>
        <w:t xml:space="preserve"> 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โดยไม่ต้อง build ระบบใหม่</w:t>
      </w:r>
    </w:p>
    <w:p w14:paraId="676CEF44" w14:textId="77777777" w:rsidR="002F2652" w:rsidRPr="0050099B" w:rsidRDefault="002F2652" w:rsidP="00813165">
      <w:pPr>
        <w:pStyle w:val="ListParagraph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ทุกเกมต้องไม่มีเงื่อนไข "แพ้" ที่สร้างความอาย — ตอบผิดต้องมีเฉลยพร้อมเหตุผลเสมอ</w:t>
      </w:r>
    </w:p>
    <w:p w14:paraId="592403E8" w14:textId="77777777" w:rsidR="002F2652" w:rsidRPr="0050099B" w:rsidRDefault="002F2652" w:rsidP="00813165">
      <w:pPr>
        <w:pStyle w:val="ListParagraph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เนื้อหาที่สร้างจาก AI ในเกม (ภาพ/เสียง) ต้องมี field เปิดเผยแหล่งที่มา (ai_disclosure) แสดง</w:t>
      </w: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หลัง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เฉลยเสมอ</w:t>
      </w:r>
    </w:p>
    <w:p w14:paraId="55B6C3F4" w14:textId="5293242D" w:rsidR="002F2652" w:rsidRPr="00813165" w:rsidRDefault="002F2652" w:rsidP="00813165">
      <w:pPr>
        <w:pStyle w:val="ListParagraph"/>
        <w:numPr>
          <w:ilvl w:val="0"/>
          <w:numId w:val="21"/>
        </w:numPr>
        <w:spacing w:after="0" w:line="240" w:lineRule="auto"/>
        <w:ind w:left="1701" w:hanging="425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813165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ความคืบหน้าและรางวัล (Progress &amp; Reward Module)</w:t>
      </w:r>
    </w:p>
    <w:p w14:paraId="5F885E53" w14:textId="77777777" w:rsidR="002F2652" w:rsidRPr="0050099B" w:rsidRDefault="002F2652" w:rsidP="00813165">
      <w:pPr>
        <w:pStyle w:val="ListParagraph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ระบบดาวต่อบทเรียน แสดงผลในหน้าเลือกบทเรียน</w:t>
      </w:r>
    </w:p>
    <w:p w14:paraId="0D978B92" w14:textId="77777777" w:rsidR="002F2652" w:rsidRPr="0050099B" w:rsidRDefault="002F2652" w:rsidP="00813165">
      <w:pPr>
        <w:pStyle w:val="ListParagraph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lastRenderedPageBreak/>
        <w:t>หน้าใบประกาศเมื่อเรียนครบทุกบท (ใส่ชื่อเล่นได้ / render เป็นภาพ / บันทึกลงเครื่อง / แชร์เข้าแพลตฟอร์มโซเชียลมีเดีย)</w:t>
      </w:r>
    </w:p>
    <w:p w14:paraId="09D2055B" w14:textId="77777777" w:rsidR="002F2652" w:rsidRPr="0050099B" w:rsidRDefault="002F2652" w:rsidP="00813165">
      <w:pPr>
        <w:pStyle w:val="ListParagraph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ไม่มีระบบคะแนนแข่งขันหรือจับเวลาในโหมดผู้สูงอายุ (ลดความกดดัน)</w:t>
      </w:r>
    </w:p>
    <w:p w14:paraId="59243911" w14:textId="41028936" w:rsidR="002F2652" w:rsidRPr="00813165" w:rsidRDefault="002F2652" w:rsidP="00813165">
      <w:pPr>
        <w:pStyle w:val="ListParagraph"/>
        <w:numPr>
          <w:ilvl w:val="0"/>
          <w:numId w:val="21"/>
        </w:numPr>
        <w:spacing w:after="0" w:line="240" w:lineRule="auto"/>
        <w:ind w:left="1701" w:hanging="425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813165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โหมดวิทยากร (Facilitator Mode)</w:t>
      </w:r>
    </w:p>
    <w:p w14:paraId="5DAE262D" w14:textId="77777777" w:rsidR="002F2652" w:rsidRPr="0050099B" w:rsidRDefault="002F2652" w:rsidP="00813165">
      <w:pPr>
        <w:pStyle w:val="ListParagraph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เส้นทางแยก (/facilitator, /facilitator/:id) ไม่ต้องมีระบบสิทธิ์ซับซ้อนในเฟสแรก</w:t>
      </w:r>
    </w:p>
    <w:p w14:paraId="7CFB86DA" w14:textId="77777777" w:rsidR="002F2652" w:rsidRPr="0050099B" w:rsidRDefault="002F2652" w:rsidP="00813165">
      <w:pPr>
        <w:pStyle w:val="ListParagraph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Layout สำหรับจอโปรเจกเตอร์/desktop (ไม่ใช่ mobile layout): วิดีโอขนาดใหญ่ + สคริปต์พูดประกอบต่อบท + ปุ่มควบคุมถัดไป/ย้อนกลับ</w:t>
      </w:r>
    </w:p>
    <w:p w14:paraId="587158B9" w14:textId="77777777" w:rsidR="002F2652" w:rsidRPr="0050099B" w:rsidRDefault="002F2652" w:rsidP="00813165">
      <w:pPr>
        <w:pStyle w:val="ListParagraph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ไม่มี Guard จำกัดลำดับบท: วิทยากรข้ามไปสอนบทใดก่อนก็ได้</w:t>
      </w:r>
    </w:p>
    <w:p w14:paraId="0F65910B" w14:textId="3C41C48B" w:rsidR="002F2652" w:rsidRPr="00813165" w:rsidRDefault="002F2652" w:rsidP="00813165">
      <w:pPr>
        <w:pStyle w:val="ListParagraph"/>
        <w:numPr>
          <w:ilvl w:val="0"/>
          <w:numId w:val="21"/>
        </w:numPr>
        <w:spacing w:after="0" w:line="240" w:lineRule="auto"/>
        <w:ind w:left="1701" w:hanging="425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813165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การจัดเก็บและวิเคราะห์ข้อมูล (Data Collection &amp; Analytics)</w:t>
      </w:r>
    </w:p>
    <w:p w14:paraId="467A12AF" w14:textId="77777777" w:rsidR="002F2652" w:rsidRPr="0050099B" w:rsidRDefault="002F2652" w:rsidP="00813165">
      <w:pPr>
        <w:pStyle w:val="ListParagraph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Session Sync ระหว่าง localStorage และ Cookie อัตโนมัติ</w:t>
      </w:r>
    </w:p>
    <w:p w14:paraId="542BAC8C" w14:textId="07B7FF5F" w:rsidR="002F2652" w:rsidRPr="0050099B" w:rsidRDefault="002F2652" w:rsidP="00813165">
      <w:pPr>
        <w:pStyle w:val="ListParagraph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IP Geolocation Parser: ไม่เก็บ Raw IP Address แต่แปลงเป็นข้อมูลระบุตำแหน่งในระดับจังหวัด</w:t>
      </w:r>
      <w:r w:rsidR="00813165">
        <w:rPr>
          <w:rFonts w:ascii="TH Sarabun New" w:eastAsia="TH SarabunPSK" w:hAnsi="TH Sarabun New" w:cs="TH Sarabun New" w:hint="cs"/>
          <w:color w:val="000000" w:themeColor="text1"/>
          <w:spacing w:val="-6"/>
          <w:sz w:val="30"/>
          <w:szCs w:val="30"/>
          <w:cs/>
        </w:rPr>
        <w:t xml:space="preserve"> 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และตำบล เพื่อใช้วัดผลการเผยแพร่สื่อในพื้นที่งานวิจัย</w:t>
      </w:r>
    </w:p>
    <w:p w14:paraId="2A87630F" w14:textId="77777777" w:rsidR="002F2652" w:rsidRPr="0050099B" w:rsidRDefault="002F2652" w:rsidP="00813165">
      <w:pPr>
        <w:pStyle w:val="ListParagraph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Event Logging (Async, ไม่บล็อก UI) บันทึกการกดปุ่ม/พฤติกรรมสำคัญลง action_logs</w:t>
      </w:r>
    </w:p>
    <w:p w14:paraId="26EFF504" w14:textId="77777777" w:rsidR="002F2652" w:rsidRPr="0050099B" w:rsidRDefault="002F2652" w:rsidP="00813165">
      <w:pPr>
        <w:pStyle w:val="ListParagraph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แดชบอร์ดสรุปผล: จำนวนผู้เรียนแยกพื้นที่/ช่วงอายุ, อัตราการเรียนจบต่อบท (funnel), โจทย์ที่ตอบผิดมากที่สุด, ความถี่การใช้ฟังก์ชันต่างๆ</w:t>
      </w:r>
    </w:p>
    <w:p w14:paraId="5E9767A1" w14:textId="526E3DB2" w:rsidR="002F2652" w:rsidRPr="00FC757D" w:rsidRDefault="002F2652" w:rsidP="00FC757D">
      <w:pPr>
        <w:pStyle w:val="ListParagraph"/>
        <w:numPr>
          <w:ilvl w:val="0"/>
          <w:numId w:val="18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FC757D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ข้อกำหนดเฉพาะสำหรับการรองรับมือถือและ Social Media Platform</w:t>
      </w:r>
    </w:p>
    <w:p w14:paraId="716F68C5" w14:textId="7738CBFC" w:rsidR="002F2652" w:rsidRPr="0050099B" w:rsidRDefault="002F2652" w:rsidP="00FC757D">
      <w:pPr>
        <w:spacing w:after="0" w:line="240" w:lineRule="auto"/>
        <w:ind w:firstLine="1276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หัวข้อนี้เป็นข้อกำหนดบังคับ (ไม่ใช่ทางเลือก) เนื่องจากกลุ่มเป้าหมายหลักเข้าถึงระบบผ่านมือถือและลิงก์ที่แชร์</w:t>
      </w:r>
      <w:r w:rsidR="00FC757D">
        <w:rPr>
          <w:rFonts w:ascii="TH Sarabun New" w:eastAsia="TH SarabunPSK" w:hAnsi="TH Sarabun New" w:cs="TH Sarabun New" w:hint="cs"/>
          <w:color w:val="000000" w:themeColor="text1"/>
          <w:spacing w:val="-6"/>
          <w:sz w:val="30"/>
          <w:szCs w:val="30"/>
          <w:cs/>
        </w:rPr>
        <w:t xml:space="preserve"> 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ผ่านแพลตฟอร์มโซเชียลมีเดียเกือบทั้งหมด</w:t>
      </w:r>
    </w:p>
    <w:p w14:paraId="5A13533D" w14:textId="77777777" w:rsidR="002F2652" w:rsidRPr="0050099B" w:rsidRDefault="002F2652" w:rsidP="008964A0">
      <w:pPr>
        <w:pStyle w:val="ListParagraph"/>
        <w:numPr>
          <w:ilvl w:val="0"/>
          <w:numId w:val="16"/>
        </w:numPr>
        <w:tabs>
          <w:tab w:val="left" w:pos="1701"/>
        </w:tabs>
        <w:spacing w:after="0" w:line="240" w:lineRule="auto"/>
        <w:ind w:left="0" w:firstLine="1276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ทดสอบบน In-App Browser ของแพลตฟอร์มโซเชียลมีเดียจริง เป็นสภาพแวดล้อมหลัก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: ไม่ใช่ desktop Chrome/Safari เพียงอย่างเดียว ต้องยืนยันว่าทุกฟีเจอร์ (วิดีโอ, เกม, แชร์, บันทึกความคืบหน้า) ทำงานได้ปกติภายใน In-App Browser/WebView ของแพลตฟอร์มที่กลุ่มเป้าหมายใช้งานจริง (เช่น LINE)</w:t>
      </w:r>
    </w:p>
    <w:p w14:paraId="326D26CC" w14:textId="7B08E671" w:rsidR="002F2652" w:rsidRPr="0050099B" w:rsidRDefault="002F2652" w:rsidP="008964A0">
      <w:pPr>
        <w:pStyle w:val="ListParagraph"/>
        <w:numPr>
          <w:ilvl w:val="0"/>
          <w:numId w:val="16"/>
        </w:numPr>
        <w:tabs>
          <w:tab w:val="left" w:pos="1701"/>
        </w:tabs>
        <w:spacing w:after="0" w:line="240" w:lineRule="auto"/>
        <w:ind w:left="0" w:firstLine="1276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Deep Link / การแชร์ผ่านโซเชียลมีเดีย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: ทุกบทเรียนและหน้าใบประกาศต้องมีลิงก์ตรงที่แชร์เข้ากลุ่ม/</w:t>
      </w:r>
      <w:r w:rsidR="008964A0">
        <w:rPr>
          <w:rFonts w:ascii="TH Sarabun New" w:eastAsia="TH SarabunPSK" w:hAnsi="TH Sarabun New" w:cs="TH Sarabun New" w:hint="cs"/>
          <w:color w:val="000000" w:themeColor="text1"/>
          <w:spacing w:val="-6"/>
          <w:sz w:val="30"/>
          <w:szCs w:val="30"/>
          <w:cs/>
        </w:rPr>
        <w:t xml:space="preserve"> 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แชทในแพลตฟอร์มโซเชียลมีเดียได้ทันที (เช่น LINE) และเปิดแล้วพาผู้ใช้ไปหน้าปลายทางถูกต้อง (ข้ามหน้าเลือกบทเรียน</w:t>
      </w:r>
      <w:r w:rsidR="008964A0">
        <w:rPr>
          <w:rFonts w:ascii="TH Sarabun New" w:eastAsia="TH SarabunPSK" w:hAnsi="TH Sarabun New" w:cs="TH Sarabun New" w:hint="cs"/>
          <w:color w:val="000000" w:themeColor="text1"/>
          <w:spacing w:val="-6"/>
          <w:sz w:val="30"/>
          <w:szCs w:val="30"/>
          <w:cs/>
        </w:rPr>
        <w:t xml:space="preserve"> 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ได้หากมาจากลิงก์เฉพาะ)</w:t>
      </w:r>
    </w:p>
    <w:p w14:paraId="20763F92" w14:textId="77777777" w:rsidR="002F2652" w:rsidRPr="0050099B" w:rsidRDefault="002F2652" w:rsidP="008964A0">
      <w:pPr>
        <w:pStyle w:val="ListParagraph"/>
        <w:numPr>
          <w:ilvl w:val="0"/>
          <w:numId w:val="16"/>
        </w:numPr>
        <w:tabs>
          <w:tab w:val="left" w:pos="1701"/>
        </w:tabs>
        <w:spacing w:after="0" w:line="240" w:lineRule="auto"/>
        <w:ind w:left="0" w:firstLine="1276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กันข้อมูลหายจาก WebView ล้างแคช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:  ใช้ Hybrid Persistence (localStorage + Cookie อายุ 1 ปี) พร้อม fallback เป็นพารามิเตอร์ในลิงก์ (เช่น ?prov=ChiangMai) กรณีอุปกรณ์ล้างข้อมูลทั้งหมด</w:t>
      </w:r>
    </w:p>
    <w:p w14:paraId="7371873F" w14:textId="77777777" w:rsidR="002F2652" w:rsidRPr="0050099B" w:rsidRDefault="002F2652" w:rsidP="008964A0">
      <w:pPr>
        <w:pStyle w:val="ListParagraph"/>
        <w:numPr>
          <w:ilvl w:val="0"/>
          <w:numId w:val="16"/>
        </w:numPr>
        <w:tabs>
          <w:tab w:val="left" w:pos="1701"/>
        </w:tabs>
        <w:spacing w:after="0" w:line="240" w:lineRule="auto"/>
        <w:ind w:left="0" w:firstLine="1276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รองรับอุปกรณ์ปลายทางที่หลากหลาย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: มือถือ Android ราคาประหยัด/รุ่นเก่าเป็นอุปกรณ์อ้างอิงหลัก ไม่ใช่ iPhone/เรือธงรุ่นใหม่</w:t>
      </w:r>
    </w:p>
    <w:p w14:paraId="655E7977" w14:textId="3DA60C26" w:rsidR="002F2652" w:rsidRPr="0050099B" w:rsidRDefault="002F2652" w:rsidP="008964A0">
      <w:pPr>
        <w:pStyle w:val="ListParagraph"/>
        <w:numPr>
          <w:ilvl w:val="0"/>
          <w:numId w:val="16"/>
        </w:numPr>
        <w:tabs>
          <w:tab w:val="left" w:pos="1701"/>
        </w:tabs>
        <w:spacing w:after="0" w:line="240" w:lineRule="auto"/>
        <w:ind w:left="0" w:firstLine="1276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ประสิทธิภาพบนเน็ตช้า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: </w:t>
      </w:r>
      <w:r w:rsidR="00E253A5"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First load &lt; 3 </w:t>
      </w:r>
      <w:r w:rsidR="00E253A5"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 xml:space="preserve">วินาทีบน </w:t>
      </w:r>
      <w:r w:rsidR="00E253A5"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3G, </w:t>
      </w:r>
      <w:r w:rsidR="00E253A5"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 xml:space="preserve">ขนาด </w:t>
      </w:r>
      <w:r w:rsidR="00E253A5"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asset </w:t>
      </w:r>
      <w:r w:rsidR="00E253A5"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 xml:space="preserve">รวมต่อหน้า </w:t>
      </w:r>
      <w:r w:rsidR="00E253A5"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&lt; 1MB, </w:t>
      </w:r>
      <w:r w:rsidR="00E253A5"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 xml:space="preserve">โหลดภาพ/เสียงแบบ </w:t>
      </w:r>
      <w:r w:rsidR="00E253A5"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progressive</w:t>
      </w:r>
    </w:p>
    <w:p w14:paraId="7466B48D" w14:textId="77777777" w:rsidR="002F2652" w:rsidRPr="0050099B" w:rsidRDefault="002F2652" w:rsidP="008964A0">
      <w:pPr>
        <w:pStyle w:val="ListParagraph"/>
        <w:numPr>
          <w:ilvl w:val="0"/>
          <w:numId w:val="16"/>
        </w:numPr>
        <w:tabs>
          <w:tab w:val="left" w:pos="1701"/>
        </w:tabs>
        <w:spacing w:after="0" w:line="240" w:lineRule="auto"/>
        <w:ind w:left="0" w:firstLine="1276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แนวตั้งเสมอ (Portrait-first)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: วิดีโอและหน้าจอเกมทุกหน้าออกแบบสำหรับถือมือถือแนวตั้งมือเดียว ไม่ใช่ landscape</w:t>
      </w:r>
    </w:p>
    <w:p w14:paraId="23297BC3" w14:textId="77777777" w:rsidR="002F2652" w:rsidRPr="0050099B" w:rsidRDefault="002F2652" w:rsidP="008964A0">
      <w:pPr>
        <w:pStyle w:val="ListParagraph"/>
        <w:numPr>
          <w:ilvl w:val="0"/>
          <w:numId w:val="16"/>
        </w:numPr>
        <w:tabs>
          <w:tab w:val="left" w:pos="1701"/>
        </w:tabs>
        <w:spacing w:after="0" w:line="240" w:lineRule="auto"/>
        <w:ind w:left="0" w:firstLine="1276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ปุ่มกด/พื้นที่แตะ ≥ 48×48px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 เว้นระยะห่างชัดเจน เหมาะกับนิ้วผู้สูงอายุ ไม่ใช่ปุ่มขนาด desktop</w:t>
      </w:r>
    </w:p>
    <w:p w14:paraId="097DA91B" w14:textId="77777777" w:rsidR="002F2652" w:rsidRPr="0050099B" w:rsidRDefault="002F2652" w:rsidP="008964A0">
      <w:pPr>
        <w:pStyle w:val="ListParagraph"/>
        <w:numPr>
          <w:ilvl w:val="0"/>
          <w:numId w:val="16"/>
        </w:numPr>
        <w:tabs>
          <w:tab w:val="left" w:pos="1701"/>
        </w:tabs>
        <w:spacing w:after="0" w:line="240" w:lineRule="auto"/>
        <w:ind w:left="0" w:firstLine="1276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ไม่บังคับติดตั้งแอปหรือ PWA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: ผู้ใช้ต้องใช้งานได้ครบทุกฟีเจอร์จากการแตะลิงก์เพียงครั้งเดียว การติดตั้ง PWA เป็นเพียงตัวเลือกเสริม</w:t>
      </w:r>
    </w:p>
    <w:p w14:paraId="34CD2C4D" w14:textId="41B56AA8" w:rsidR="002F2652" w:rsidRPr="0050099B" w:rsidRDefault="002F2652" w:rsidP="008964A0">
      <w:pPr>
        <w:pStyle w:val="ListParagraph"/>
        <w:numPr>
          <w:ilvl w:val="0"/>
          <w:numId w:val="16"/>
        </w:numPr>
        <w:tabs>
          <w:tab w:val="left" w:pos="1701"/>
        </w:tabs>
        <w:spacing w:after="0" w:line="240" w:lineRule="auto"/>
        <w:ind w:left="0" w:firstLine="1276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Offline-tolerant ระดับพื้นฐาน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:  ไม่บังคับใช้งาน offline เต็มรูปแบบในเฟสแรก แต่เกมต้องเล่นต่อได้</w:t>
      </w:r>
      <w:r w:rsidR="000C4B98">
        <w:rPr>
          <w:rFonts w:ascii="TH Sarabun New" w:eastAsia="TH SarabunPSK" w:hAnsi="TH Sarabun New" w:cs="TH Sarabun New" w:hint="cs"/>
          <w:color w:val="000000" w:themeColor="text1"/>
          <w:spacing w:val="-6"/>
          <w:sz w:val="30"/>
          <w:szCs w:val="30"/>
          <w:cs/>
        </w:rPr>
        <w:t xml:space="preserve"> 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แม้ sync ข้อมูลไป backend ล้มเหลวชั่วคราว (คิวข้อมูลผ่าน service worker แล้วส่งซ้ำภายหลัง)</w:t>
      </w:r>
    </w:p>
    <w:p w14:paraId="3E29685B" w14:textId="1DE8493B" w:rsidR="002F2652" w:rsidRPr="000C4B98" w:rsidRDefault="002F2652" w:rsidP="000C4B98">
      <w:pPr>
        <w:pStyle w:val="ListParagraph"/>
        <w:numPr>
          <w:ilvl w:val="0"/>
          <w:numId w:val="26"/>
        </w:numPr>
        <w:spacing w:after="0" w:line="240" w:lineRule="auto"/>
        <w:ind w:left="1276" w:hanging="567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0C4B98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lastRenderedPageBreak/>
        <w:t>ข้อกำหนดการเข้าถึงสำหรับผู้สูงอายุ (Accessibility Requirements)</w:t>
      </w:r>
    </w:p>
    <w:p w14:paraId="5595317D" w14:textId="77777777" w:rsidR="002F2652" w:rsidRPr="0050099B" w:rsidRDefault="002F2652" w:rsidP="000C4B98">
      <w:pPr>
        <w:tabs>
          <w:tab w:val="left" w:pos="993"/>
        </w:tabs>
        <w:spacing w:after="0" w:line="240" w:lineRule="auto"/>
        <w:ind w:firstLine="1276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ข้อกำหนดบังคับด้าน UI/UX ที่ผู้พัฒนาต้องนำไปปฏิบัติในทุกหน้าจอ: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145"/>
        <w:gridCol w:w="7035"/>
      </w:tblGrid>
      <w:tr w:rsidR="002F2652" w:rsidRPr="0050099B" w14:paraId="5B481F93" w14:textId="77777777" w:rsidTr="00277E8D">
        <w:trPr>
          <w:trHeight w:val="300"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7987EB9" w14:textId="77777777" w:rsidR="002F2652" w:rsidRPr="0050099B" w:rsidRDefault="002F2652" w:rsidP="006940CB">
            <w:pPr>
              <w:spacing w:after="0" w:line="240" w:lineRule="auto"/>
              <w:jc w:val="center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b/>
                <w:bCs/>
                <w:spacing w:val="-6"/>
                <w:sz w:val="30"/>
                <w:szCs w:val="30"/>
              </w:rPr>
              <w:t>ด้าน</w:t>
            </w:r>
          </w:p>
        </w:tc>
        <w:tc>
          <w:tcPr>
            <w:tcW w:w="7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04251C8" w14:textId="77777777" w:rsidR="002F2652" w:rsidRPr="0050099B" w:rsidRDefault="002F2652" w:rsidP="006940CB">
            <w:pPr>
              <w:spacing w:after="0" w:line="240" w:lineRule="auto"/>
              <w:jc w:val="center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b/>
                <w:bCs/>
                <w:spacing w:val="-6"/>
                <w:sz w:val="30"/>
                <w:szCs w:val="30"/>
              </w:rPr>
              <w:t>ข้อกำหนด</w:t>
            </w:r>
          </w:p>
        </w:tc>
      </w:tr>
      <w:tr w:rsidR="002F2652" w:rsidRPr="0050099B" w14:paraId="5CE13AC7" w14:textId="77777777" w:rsidTr="00277E8D">
        <w:trPr>
          <w:trHeight w:val="300"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8F033E6" w14:textId="77777777" w:rsidR="002F2652" w:rsidRPr="0050099B" w:rsidRDefault="002F2652" w:rsidP="00BA1810">
            <w:pPr>
              <w:spacing w:after="0" w:line="240" w:lineRule="auto"/>
              <w:jc w:val="thaiDistribute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ขนาดตัวอักษร</w:t>
            </w:r>
          </w:p>
        </w:tc>
        <w:tc>
          <w:tcPr>
            <w:tcW w:w="7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03F52B" w14:textId="77777777" w:rsidR="002F2652" w:rsidRPr="0050099B" w:rsidRDefault="002F2652" w:rsidP="00BA1810">
            <w:pPr>
              <w:spacing w:after="0" w:line="240" w:lineRule="auto"/>
              <w:jc w:val="thaiDistribute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เนื้อหาหลัก ≥ 20px, ปุ่ม ≥ 22px และมีปุ่มขยายตัวอักษรได้</w:t>
            </w:r>
          </w:p>
        </w:tc>
      </w:tr>
      <w:tr w:rsidR="002F2652" w:rsidRPr="0050099B" w14:paraId="2D37FA0E" w14:textId="77777777" w:rsidTr="00277E8D">
        <w:trPr>
          <w:trHeight w:val="300"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798BB0F" w14:textId="77777777" w:rsidR="002F2652" w:rsidRPr="0050099B" w:rsidRDefault="002F2652" w:rsidP="00BA1810">
            <w:pPr>
              <w:spacing w:after="0" w:line="240" w:lineRule="auto"/>
              <w:jc w:val="thaiDistribute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คอนทราสต์สี</w:t>
            </w:r>
          </w:p>
        </w:tc>
        <w:tc>
          <w:tcPr>
            <w:tcW w:w="7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4D1553" w14:textId="77777777" w:rsidR="002F2652" w:rsidRPr="0050099B" w:rsidRDefault="002F2652" w:rsidP="00BA1810">
            <w:pPr>
              <w:spacing w:after="0" w:line="240" w:lineRule="auto"/>
              <w:jc w:val="thaiDistribute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อัตราส่วน ≥ 4.5:1 ทุกข้อความ (ตามมาตรฐาน WCAG AA)</w:t>
            </w:r>
          </w:p>
        </w:tc>
      </w:tr>
      <w:tr w:rsidR="002F2652" w:rsidRPr="0050099B" w14:paraId="16203B52" w14:textId="77777777" w:rsidTr="00277E8D">
        <w:trPr>
          <w:trHeight w:val="300"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780A9F3" w14:textId="77777777" w:rsidR="002F2652" w:rsidRPr="0050099B" w:rsidRDefault="002F2652" w:rsidP="00BA1810">
            <w:pPr>
              <w:spacing w:after="0" w:line="240" w:lineRule="auto"/>
              <w:jc w:val="thaiDistribute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พื้นที่แตะ</w:t>
            </w:r>
          </w:p>
        </w:tc>
        <w:tc>
          <w:tcPr>
            <w:tcW w:w="7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04B853" w14:textId="77777777" w:rsidR="002F2652" w:rsidRPr="0050099B" w:rsidRDefault="002F2652" w:rsidP="00BA1810">
            <w:pPr>
              <w:spacing w:after="0" w:line="240" w:lineRule="auto"/>
              <w:jc w:val="thaiDistribute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ปุ่ม/พื้นที่แตะ ≥ 48×48px เว้นระยะห่างกันชัดเจน</w:t>
            </w:r>
          </w:p>
        </w:tc>
      </w:tr>
      <w:tr w:rsidR="002F2652" w:rsidRPr="0050099B" w14:paraId="14BEA3FD" w14:textId="77777777" w:rsidTr="00277E8D">
        <w:trPr>
          <w:trHeight w:val="300"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D90734E" w14:textId="77777777" w:rsidR="002F2652" w:rsidRPr="0050099B" w:rsidRDefault="002F2652" w:rsidP="00BA1810">
            <w:pPr>
              <w:spacing w:after="0" w:line="240" w:lineRule="auto"/>
              <w:jc w:val="thaiDistribute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การสื่อความหมายด้วยสี</w:t>
            </w:r>
          </w:p>
        </w:tc>
        <w:tc>
          <w:tcPr>
            <w:tcW w:w="7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9A47238" w14:textId="77777777" w:rsidR="002F2652" w:rsidRPr="0050099B" w:rsidRDefault="002F2652" w:rsidP="00BA1810">
            <w:pPr>
              <w:spacing w:after="0" w:line="240" w:lineRule="auto"/>
              <w:jc w:val="thaiDistribute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 xml:space="preserve">ห้ามใช้สีเป็นตัวสื่อความหมายเดียว (ถูก/ผิดต้องมีไอคอน </w:t>
            </w:r>
            <w:r w:rsidRPr="0050099B">
              <w:rPr>
                <w:rFonts w:ascii="Segoe UI Symbol" w:eastAsia="Segoe UI Symbol" w:hAnsi="Segoe UI Symbol" w:cs="Segoe UI Symbol"/>
                <w:spacing w:val="-6"/>
                <w:sz w:val="30"/>
                <w:szCs w:val="30"/>
              </w:rPr>
              <w:t>✓</w:t>
            </w: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 xml:space="preserve"> </w:t>
            </w:r>
            <w:r w:rsidRPr="0050099B">
              <w:rPr>
                <w:rFonts w:ascii="Segoe UI Symbol" w:eastAsia="Segoe UI Symbol" w:hAnsi="Segoe UI Symbol" w:cs="Segoe UI Symbol"/>
                <w:spacing w:val="-6"/>
                <w:sz w:val="30"/>
                <w:szCs w:val="30"/>
              </w:rPr>
              <w:t>✗</w:t>
            </w: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 xml:space="preserve"> กำกับเสมอ)</w:t>
            </w:r>
          </w:p>
        </w:tc>
      </w:tr>
      <w:tr w:rsidR="002F2652" w:rsidRPr="0050099B" w14:paraId="4B56B13D" w14:textId="77777777" w:rsidTr="00277E8D">
        <w:trPr>
          <w:trHeight w:val="300"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0A5EBFC" w14:textId="77777777" w:rsidR="002F2652" w:rsidRPr="0050099B" w:rsidRDefault="002F2652" w:rsidP="00BA1810">
            <w:pPr>
              <w:spacing w:after="0" w:line="240" w:lineRule="auto"/>
              <w:jc w:val="thaiDistribute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เสียงประกอบ</w:t>
            </w:r>
          </w:p>
        </w:tc>
        <w:tc>
          <w:tcPr>
            <w:tcW w:w="7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85B22E7" w14:textId="77777777" w:rsidR="002F2652" w:rsidRPr="0050099B" w:rsidRDefault="002F2652" w:rsidP="00BA1810">
            <w:pPr>
              <w:spacing w:after="0" w:line="240" w:lineRule="auto"/>
              <w:jc w:val="thaiDistribute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ทุกโจทย์/เฉลย (อย่างน้อยเกมกลุ่ม Must) ต้องมีเสียงอ่านประกอบ</w:t>
            </w:r>
          </w:p>
        </w:tc>
      </w:tr>
      <w:tr w:rsidR="002F2652" w:rsidRPr="0050099B" w14:paraId="0644EC64" w14:textId="77777777" w:rsidTr="00277E8D">
        <w:trPr>
          <w:trHeight w:val="300"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7DA4946" w14:textId="77777777" w:rsidR="002F2652" w:rsidRPr="0050099B" w:rsidRDefault="002F2652" w:rsidP="00BA1810">
            <w:pPr>
              <w:spacing w:after="0" w:line="240" w:lineRule="auto"/>
              <w:jc w:val="thaiDistribute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ภาพเคลื่อนไหว</w:t>
            </w:r>
          </w:p>
        </w:tc>
        <w:tc>
          <w:tcPr>
            <w:tcW w:w="7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C39F3A5" w14:textId="77777777" w:rsidR="002F2652" w:rsidRPr="0050099B" w:rsidRDefault="002F2652" w:rsidP="00BA1810">
            <w:pPr>
              <w:spacing w:after="0" w:line="240" w:lineRule="auto"/>
              <w:jc w:val="thaiDistribute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ช้า ชัดเจน ไม่กะพริบเร็ว ไม่มีการจับเวลาบังคับ</w:t>
            </w:r>
          </w:p>
        </w:tc>
      </w:tr>
      <w:tr w:rsidR="002F2652" w:rsidRPr="0050099B" w14:paraId="56E434F0" w14:textId="77777777" w:rsidTr="00277E8D">
        <w:trPr>
          <w:trHeight w:val="300"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D2D7E17" w14:textId="77777777" w:rsidR="002F2652" w:rsidRPr="0050099B" w:rsidRDefault="002F2652" w:rsidP="00BA1810">
            <w:pPr>
              <w:spacing w:after="0" w:line="240" w:lineRule="auto"/>
              <w:jc w:val="thaiDistribute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การนำทาง</w:t>
            </w:r>
          </w:p>
        </w:tc>
        <w:tc>
          <w:tcPr>
            <w:tcW w:w="7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4AEFF3" w14:textId="77777777" w:rsidR="002F2652" w:rsidRPr="0050099B" w:rsidRDefault="002F2652" w:rsidP="00BA1810">
            <w:pPr>
              <w:spacing w:after="0" w:line="240" w:lineRule="auto"/>
              <w:jc w:val="thaiDistribute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เส้นทางเดียวเป็นเส้นตรง ปุ่ม "ถัดไป" ใหญ่ชัด ไม่มีเมนูซ้อน ไม่มี hamburger menu</w:t>
            </w:r>
          </w:p>
        </w:tc>
      </w:tr>
      <w:tr w:rsidR="002F2652" w:rsidRPr="0050099B" w14:paraId="3F5639C7" w14:textId="77777777" w:rsidTr="00277E8D">
        <w:trPr>
          <w:trHeight w:val="300"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BCFB82D" w14:textId="77777777" w:rsidR="002F2652" w:rsidRPr="0050099B" w:rsidRDefault="002F2652" w:rsidP="00BA1810">
            <w:pPr>
              <w:spacing w:after="0" w:line="240" w:lineRule="auto"/>
              <w:jc w:val="thaiDistribute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ภาษา</w:t>
            </w:r>
          </w:p>
        </w:tc>
        <w:tc>
          <w:tcPr>
            <w:tcW w:w="7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AD959C9" w14:textId="77777777" w:rsidR="002F2652" w:rsidRPr="0050099B" w:rsidRDefault="002F2652" w:rsidP="00BA1810">
            <w:pPr>
              <w:spacing w:after="0" w:line="240" w:lineRule="auto"/>
              <w:jc w:val="thaiDistribute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ประโยคสั้น ภาษาพูด หลีกเลี่ยงศัพท์อังกฤษที่ไม่จำเป็น (ไทยเท่านั้นในเฟสแรก)</w:t>
            </w:r>
          </w:p>
        </w:tc>
      </w:tr>
    </w:tbl>
    <w:p w14:paraId="69F36540" w14:textId="11647681" w:rsidR="002F2652" w:rsidRPr="006940CB" w:rsidRDefault="002F2652" w:rsidP="006940CB">
      <w:pPr>
        <w:pStyle w:val="ListParagraph"/>
        <w:numPr>
          <w:ilvl w:val="0"/>
          <w:numId w:val="26"/>
        </w:numPr>
        <w:tabs>
          <w:tab w:val="left" w:pos="1276"/>
        </w:tabs>
        <w:spacing w:after="0" w:line="240" w:lineRule="auto"/>
        <w:ind w:left="0" w:firstLine="709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6940C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ความปลอดภัยของข้อมูลและ PDPA</w:t>
      </w:r>
    </w:p>
    <w:p w14:paraId="39803FE9" w14:textId="77777777" w:rsidR="002F2652" w:rsidRPr="0050099B" w:rsidRDefault="002F2652" w:rsidP="006940CB">
      <w:pPr>
        <w:pStyle w:val="ListParagraph"/>
        <w:numPr>
          <w:ilvl w:val="0"/>
          <w:numId w:val="28"/>
        </w:numPr>
        <w:tabs>
          <w:tab w:val="left" w:pos="1701"/>
        </w:tabs>
        <w:spacing w:after="0" w:line="240" w:lineRule="auto"/>
        <w:ind w:left="0" w:firstLine="1276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Anonymity by Defaul: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 ห้ามมีช่องกรอกชื่อจริง นามสกุลจริง เบอร์โทร หรือเลขประจำตัวใดๆ ในระบบ</w:t>
      </w:r>
    </w:p>
    <w:p w14:paraId="0820AA8F" w14:textId="7D4C6C51" w:rsidR="002F2652" w:rsidRPr="0050099B" w:rsidRDefault="002F2652" w:rsidP="006940CB">
      <w:pPr>
        <w:pStyle w:val="ListParagraph"/>
        <w:numPr>
          <w:ilvl w:val="0"/>
          <w:numId w:val="28"/>
        </w:numPr>
        <w:tabs>
          <w:tab w:val="left" w:pos="1701"/>
        </w:tabs>
        <w:spacing w:after="0" w:line="240" w:lineRule="auto"/>
        <w:ind w:left="0" w:firstLine="1276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Consent-Based Location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: ต้องมีหน้าขอความยินยอมก่อนเก็บตำแหน่ง; ผู้ปฏิเสธต้องใช้งาน</w:t>
      </w:r>
      <w:r w:rsidR="006940CB">
        <w:rPr>
          <w:rFonts w:ascii="TH Sarabun New" w:eastAsia="TH SarabunPSK" w:hAnsi="TH Sarabun New" w:cs="TH Sarabun New" w:hint="cs"/>
          <w:color w:val="000000" w:themeColor="text1"/>
          <w:spacing w:val="-6"/>
          <w:sz w:val="30"/>
          <w:szCs w:val="30"/>
          <w:cs/>
        </w:rPr>
        <w:t xml:space="preserve"> 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แอปได้ครบทุกฟีเจอร์เช่นเดิม และระบบต้องบันทึกสถานะยินยอม/ไม่ยินยอมไว้</w:t>
      </w:r>
    </w:p>
    <w:p w14:paraId="683BEC6A" w14:textId="77777777" w:rsidR="002F2652" w:rsidRPr="0050099B" w:rsidRDefault="002F2652" w:rsidP="006940CB">
      <w:pPr>
        <w:pStyle w:val="ListParagraph"/>
        <w:numPr>
          <w:ilvl w:val="0"/>
          <w:numId w:val="28"/>
        </w:numPr>
        <w:tabs>
          <w:tab w:val="left" w:pos="1701"/>
        </w:tabs>
        <w:spacing w:after="0" w:line="240" w:lineRule="auto"/>
        <w:ind w:left="0" w:firstLine="1276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ไม่เก็บ Raw IP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: แปลงเป็นจังหวัด/อำเภอที่ edge ก่อนเข้าระบบเสมอ ไม่มี IP ดิบไหลเข้าฐานข้อมูล</w:t>
      </w:r>
    </w:p>
    <w:p w14:paraId="5DE98EC0" w14:textId="77777777" w:rsidR="002F2652" w:rsidRPr="0050099B" w:rsidRDefault="002F2652" w:rsidP="006940CB">
      <w:pPr>
        <w:pStyle w:val="ListParagraph"/>
        <w:numPr>
          <w:ilvl w:val="0"/>
          <w:numId w:val="28"/>
        </w:numPr>
        <w:tabs>
          <w:tab w:val="left" w:pos="1701"/>
        </w:tabs>
        <w:spacing w:after="0" w:line="240" w:lineRule="auto"/>
        <w:ind w:left="0" w:firstLine="1276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Data Minimization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: เก็บเฉพาะช่วงอายุ (ไม่ใช่วันเกิด), ตำแหน่งระดับหยาบ (จังหวัด/ตำบล), ความคืบหน้าการเรียนแบบ anonymous, และ event log การใช้งาน</w:t>
      </w:r>
    </w:p>
    <w:p w14:paraId="64163955" w14:textId="77777777" w:rsidR="002F2652" w:rsidRDefault="002F2652" w:rsidP="006940CB">
      <w:pPr>
        <w:pStyle w:val="ListParagraph"/>
        <w:numPr>
          <w:ilvl w:val="0"/>
          <w:numId w:val="28"/>
        </w:numPr>
        <w:tabs>
          <w:tab w:val="left" w:pos="1701"/>
        </w:tabs>
        <w:spacing w:after="0" w:line="240" w:lineRule="auto"/>
        <w:ind w:left="0" w:firstLine="1276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Row Level Security (RLS)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: การเขียนข้อมูล progress/log ต้องจำกัดให้เฉพาะ session ID ปัจจุบันเขียนได้เท่านั้น ป้องกันการเข้าถึงข้อมูลผู้อื่น</w:t>
      </w:r>
    </w:p>
    <w:p w14:paraId="43A26D10" w14:textId="6A6634A1" w:rsidR="002F2652" w:rsidRPr="00665572" w:rsidRDefault="002F2652" w:rsidP="00665572">
      <w:pPr>
        <w:pStyle w:val="ListParagraph"/>
        <w:numPr>
          <w:ilvl w:val="0"/>
          <w:numId w:val="30"/>
        </w:numPr>
        <w:spacing w:after="0" w:line="240" w:lineRule="auto"/>
        <w:ind w:left="851" w:hanging="425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665572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โครงสร้างเนื้อหา</w:t>
      </w:r>
    </w:p>
    <w:p w14:paraId="493EC9F7" w14:textId="77777777" w:rsidR="002F2652" w:rsidRPr="0050099B" w:rsidRDefault="002F2652" w:rsidP="00665572">
      <w:pPr>
        <w:spacing w:after="0" w:line="240" w:lineRule="auto"/>
        <w:ind w:firstLine="85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เนื้อหาแบ่งเป็น "รู้ทันสื่อ" ชุดที่ 1 (เน้นให้ความรู้) จำนวน 3 หัวข้อหลัก:</w:t>
      </w:r>
    </w:p>
    <w:p w14:paraId="08D6E9B1" w14:textId="77777777" w:rsidR="002F2652" w:rsidRPr="0050099B" w:rsidRDefault="002F2652" w:rsidP="00665572">
      <w:pPr>
        <w:spacing w:after="0" w:line="240" w:lineRule="auto"/>
        <w:ind w:firstLine="85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หัวข้อที่ 1: Social Media Literacy</w:t>
      </w:r>
    </w:p>
    <w:p w14:paraId="37CFE06D" w14:textId="77777777" w:rsidR="002F2652" w:rsidRPr="0050099B" w:rsidRDefault="002F2652" w:rsidP="00665572">
      <w:pPr>
        <w:spacing w:after="0" w:line="240" w:lineRule="auto"/>
        <w:ind w:firstLine="85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ความเข้าใจพื้นฐานเรื่องสื่อออนไลน์ การตรวจสอบข้อเท็จจริง กลไกการใช้อารมณ์ชักจูงให้เชื่อข่าวปลอม และความปลอดภัย/ความเป็นส่วนตัวของข้อมูลส่วนตัวบนโลกออนไลน์</w:t>
      </w:r>
    </w:p>
    <w:p w14:paraId="3CE1871F" w14:textId="77777777" w:rsidR="002F2652" w:rsidRPr="0050099B" w:rsidRDefault="002F2652" w:rsidP="00665572">
      <w:pPr>
        <w:spacing w:after="0" w:line="240" w:lineRule="auto"/>
        <w:ind w:firstLine="85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หัวข้อที่ 2: Scammer Literacy</w:t>
      </w:r>
    </w:p>
    <w:p w14:paraId="33097BB7" w14:textId="77777777" w:rsidR="002F2652" w:rsidRPr="0050099B" w:rsidRDefault="002F2652" w:rsidP="00665572">
      <w:pPr>
        <w:spacing w:after="0" w:line="240" w:lineRule="auto"/>
        <w:ind w:firstLine="85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การรู้จักรูปแบบมิจฉาชีพออนไลน์ที่พบบ่อยในกลุ่มผู้สูงอายุ (เช่น phishing, social engineering, romance scam) สัญญาณเตือนที่ควรระวัง แนวทางรับมือด้วยหลัก "หยุด คิด ถาม ทำ" และขั้นตอนการแจ้งเหตุเมื่อถูกหลอก</w:t>
      </w:r>
    </w:p>
    <w:p w14:paraId="0DDBF1F3" w14:textId="77777777" w:rsidR="002F2652" w:rsidRPr="0050099B" w:rsidRDefault="002F2652" w:rsidP="00665572">
      <w:pPr>
        <w:spacing w:after="0" w:line="240" w:lineRule="auto"/>
        <w:ind w:firstLine="85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หัวข้อที่ 3: AI Literacy</w:t>
      </w:r>
    </w:p>
    <w:p w14:paraId="49DDC248" w14:textId="77777777" w:rsidR="002F2652" w:rsidRDefault="002F2652" w:rsidP="00665572">
      <w:pPr>
        <w:spacing w:after="0" w:line="240" w:lineRule="auto"/>
        <w:ind w:firstLine="85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ความเข้าใจพื้นฐานเกี่ยวกับ AI การสังเกตและรู้เท่าทัน deepfake/สื่อสังเคราะห์/ข้อมูลเท็จที่สร้างจาก AI และประเด็นจริยธรรม/ความเป็นส่วนตัวในการใช้ภาพหรือข้อมูลผู้อื่นกับ Generative AI </w:t>
      </w:r>
    </w:p>
    <w:p w14:paraId="0EF058DD" w14:textId="77777777" w:rsidR="009B12E5" w:rsidRPr="0050099B" w:rsidRDefault="009B12E5" w:rsidP="00665572">
      <w:pPr>
        <w:spacing w:after="0" w:line="240" w:lineRule="auto"/>
        <w:ind w:firstLine="85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</w:p>
    <w:p w14:paraId="5B73172D" w14:textId="0A79C598" w:rsidR="002F2652" w:rsidRPr="00665572" w:rsidRDefault="002F2652" w:rsidP="00665572">
      <w:pPr>
        <w:pStyle w:val="ListParagraph"/>
        <w:numPr>
          <w:ilvl w:val="0"/>
          <w:numId w:val="30"/>
        </w:numPr>
        <w:spacing w:after="0" w:line="240" w:lineRule="auto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665572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เกมประกอบการเรียนรู้ (Interactive Game)</w:t>
      </w:r>
    </w:p>
    <w:p w14:paraId="694CFD13" w14:textId="77777777" w:rsidR="002F2652" w:rsidRPr="0050099B" w:rsidRDefault="002F2652" w:rsidP="00665572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709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spacing w:val="-6"/>
          <w:sz w:val="30"/>
          <w:szCs w:val="30"/>
        </w:rPr>
        <w:t>ให้มีเกมย่อยประกอบทั้ง 3 หัวข้อ ( Media Literacy / Scammer Literacy / AI Literacy) จำนวนอย่างน้อย  6 เกมหรือเหมาะสมกับงบประมาณที่ได้รับตามแต่ผู้วิจัยจะเสนอ</w:t>
      </w:r>
    </w:p>
    <w:p w14:paraId="4995B90A" w14:textId="77777777" w:rsidR="002F2652" w:rsidRPr="0050099B" w:rsidRDefault="002F2652" w:rsidP="00665572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709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lastRenderedPageBreak/>
        <w:t>รูปแบบการใช้งาน (flow): ผู้เรียนเปิดดูวิดีโอเนื้อหาก่อน ตามด้วยเกมของหัวข้อนั้น แล้วจึงไปยังหัวข้อถัดไป</w:t>
      </w:r>
    </w:p>
    <w:p w14:paraId="0FE88722" w14:textId="77777777" w:rsidR="002F2652" w:rsidRPr="0050099B" w:rsidRDefault="002F2652" w:rsidP="00665572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709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เป้าหมายของเกม คือสร้างความตระหนักรู้ว่าภัยจาก AI และมิจฉาชีพออนไลน์เข้ามาในชีวิตประจำวัน ซึ่งผู้สูงอายุอาจแยกแยะไม่ได้ จึงต้องฝึกให้ระมัดระวังด้วยแนวคิด "หยุด คิด ถาม ทำ" ทุกครั้ง</w:t>
      </w:r>
    </w:p>
    <w:p w14:paraId="6694D64D" w14:textId="095BED4D" w:rsidR="002F2652" w:rsidRPr="00665572" w:rsidRDefault="002F2652" w:rsidP="00665572">
      <w:pPr>
        <w:pStyle w:val="ListParagraph"/>
        <w:numPr>
          <w:ilvl w:val="0"/>
          <w:numId w:val="30"/>
        </w:numPr>
        <w:spacing w:after="0" w:line="240" w:lineRule="auto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665572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การจัดเก็บข้อมูล</w:t>
      </w:r>
    </w:p>
    <w:p w14:paraId="37092EDA" w14:textId="43AC3E14" w:rsidR="00665572" w:rsidRDefault="002F2652" w:rsidP="00665572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709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จัดเก็บข้อมูลอายุผู้เล่น ตำแหน่งที่เปิดเล่นแอปพลิเคชัน (ตำแหน่งทางภูมิศาสตร์) และผลการทำกิจกรรม</w:t>
      </w:r>
      <w:r w:rsidR="00665572">
        <w:rPr>
          <w:rFonts w:ascii="TH Sarabun New" w:eastAsia="TH SarabunPSK" w:hAnsi="TH Sarabun New" w:cs="TH Sarabun New" w:hint="cs"/>
          <w:color w:val="000000" w:themeColor="text1"/>
          <w:spacing w:val="-6"/>
          <w:sz w:val="30"/>
          <w:szCs w:val="30"/>
          <w:cs/>
        </w:rPr>
        <w:t xml:space="preserve"> 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/เกมรายหัวข้อ เพื่อใช้ติดตามและประเมินผลโครงการ โดยเฉพาะการประเมินระดับทักษะการรู้เท่าทันดิจิทัล</w:t>
      </w:r>
      <w:r w:rsidR="00665572">
        <w:rPr>
          <w:rFonts w:ascii="TH Sarabun New" w:eastAsia="TH SarabunPSK" w:hAnsi="TH Sarabun New" w:cs="TH Sarabun New" w:hint="cs"/>
          <w:color w:val="000000" w:themeColor="text1"/>
          <w:spacing w:val="-6"/>
          <w:sz w:val="30"/>
          <w:szCs w:val="30"/>
          <w:cs/>
        </w:rPr>
        <w:t xml:space="preserve"> 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ของผู้สูงอายุ</w:t>
      </w:r>
      <w:r w:rsidR="00F8194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 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และผู้ถ่ายทอดความรู้ </w:t>
      </w:r>
    </w:p>
    <w:p w14:paraId="76EE3597" w14:textId="30DD5B6D" w:rsidR="002F2652" w:rsidRDefault="002F2652" w:rsidP="00665572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709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ข้อมูลควรเชื่อมโยงหรือส่งออกได้เพื่อใช้ประกอบแบบประเมินก่อน–หลังการอบรม (Pre/Post Assessment)</w:t>
      </w:r>
    </w:p>
    <w:p w14:paraId="335E6CC0" w14:textId="1EA7F8D9" w:rsidR="00F8194A" w:rsidRPr="0050099B" w:rsidRDefault="00F8194A" w:rsidP="00665572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709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F8194A">
        <w:rPr>
          <w:rFonts w:ascii="TH Sarabun New" w:eastAsia="TH SarabunPSK" w:hAnsi="TH Sarabun New" w:cs="TH Sarabun New" w:hint="cs"/>
          <w:color w:val="000000" w:themeColor="text1"/>
          <w:spacing w:val="-6"/>
          <w:sz w:val="30"/>
          <w:szCs w:val="30"/>
          <w:cs/>
        </w:rPr>
        <w:t>ดูรายละเอียดเชิงเทคนิคของการจัดเก็บ</w:t>
      </w:r>
      <w:r w:rsidRPr="00F8194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>/</w:t>
      </w:r>
      <w:r w:rsidRPr="00F8194A">
        <w:rPr>
          <w:rFonts w:ascii="TH Sarabun New" w:eastAsia="TH SarabunPSK" w:hAnsi="TH Sarabun New" w:cs="TH Sarabun New" w:hint="cs"/>
          <w:color w:val="000000" w:themeColor="text1"/>
          <w:spacing w:val="-6"/>
          <w:sz w:val="30"/>
          <w:szCs w:val="30"/>
          <w:cs/>
        </w:rPr>
        <w:t>วิเคราะห์ข้อมูลและข้อกำหนด</w:t>
      </w:r>
      <w:r w:rsidRPr="00F8194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 xml:space="preserve"> </w:t>
      </w:r>
      <w:r w:rsidRPr="00F8194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PDPA </w:t>
      </w:r>
      <w:r w:rsidRPr="00F8194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>เพิ่มเติมที่หัวข้อ 1.3.</w:t>
      </w:r>
      <w:r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lang w:val="en-GB"/>
        </w:rPr>
        <w:t>1 (7)</w:t>
      </w:r>
      <w:r w:rsidRPr="00F8194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 xml:space="preserve"> การจัดเก็บและวิเคราะห์ข้อมูล และหัวข้อ </w:t>
      </w:r>
      <w:r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3.</w:t>
      </w:r>
      <w:r w:rsidRPr="00F8194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 xml:space="preserve">1.6 ความปลอดภัยของข้อมูลและ </w:t>
      </w:r>
      <w:r w:rsidRPr="00F8194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PDPA</w:t>
      </w:r>
    </w:p>
    <w:p w14:paraId="0A28A3B8" w14:textId="77777777" w:rsidR="002F2652" w:rsidRPr="0050099B" w:rsidRDefault="002F2652" w:rsidP="00BA1810">
      <w:pPr>
        <w:spacing w:after="0" w:line="216" w:lineRule="auto"/>
        <w:jc w:val="thaiDistribute"/>
        <w:rPr>
          <w:rFonts w:ascii="TH Sarabun New" w:hAnsi="TH Sarabun New" w:cs="TH Sarabun New"/>
          <w:spacing w:val="-6"/>
          <w:sz w:val="31"/>
          <w:szCs w:val="31"/>
        </w:rPr>
      </w:pPr>
    </w:p>
    <w:p w14:paraId="073AB497" w14:textId="7C77B18D" w:rsidR="00297B25" w:rsidRPr="0050099B" w:rsidRDefault="00721396" w:rsidP="00BA1810">
      <w:pPr>
        <w:pStyle w:val="ListParagraph"/>
        <w:numPr>
          <w:ilvl w:val="0"/>
          <w:numId w:val="4"/>
        </w:numPr>
        <w:spacing w:after="0" w:line="216" w:lineRule="auto"/>
        <w:ind w:left="284" w:hanging="284"/>
        <w:jc w:val="thaiDistribute"/>
        <w:rPr>
          <w:rFonts w:ascii="TH Sarabun New" w:hAnsi="TH Sarabun New" w:cs="TH Sarabun New"/>
          <w:b/>
          <w:bCs/>
          <w:spacing w:val="-6"/>
          <w:sz w:val="31"/>
          <w:szCs w:val="31"/>
          <w:u w:val="single"/>
        </w:rPr>
      </w:pPr>
      <w:r w:rsidRPr="0050099B">
        <w:rPr>
          <w:rFonts w:ascii="TH Sarabun New" w:hAnsi="TH Sarabun New" w:cs="TH Sarabun New"/>
          <w:b/>
          <w:bCs/>
          <w:spacing w:val="-6"/>
          <w:sz w:val="31"/>
          <w:szCs w:val="31"/>
          <w:u w:val="single"/>
          <w:cs/>
        </w:rPr>
        <w:t>คุณสมบัติผ</w:t>
      </w:r>
      <w:r w:rsidR="00AB11E2" w:rsidRPr="0050099B">
        <w:rPr>
          <w:rFonts w:ascii="TH Sarabun New" w:hAnsi="TH Sarabun New" w:cs="TH Sarabun New"/>
          <w:b/>
          <w:bCs/>
          <w:spacing w:val="-6"/>
          <w:sz w:val="31"/>
          <w:szCs w:val="31"/>
          <w:u w:val="single"/>
          <w:cs/>
        </w:rPr>
        <w:t>ู้</w:t>
      </w:r>
      <w:r w:rsidR="002E2997">
        <w:rPr>
          <w:rFonts w:ascii="TH Sarabun New" w:hAnsi="TH Sarabun New" w:cs="TH Sarabun New" w:hint="cs"/>
          <w:b/>
          <w:bCs/>
          <w:spacing w:val="-6"/>
          <w:sz w:val="31"/>
          <w:szCs w:val="31"/>
          <w:u w:val="single"/>
          <w:cs/>
        </w:rPr>
        <w:t>รับจ้าง</w:t>
      </w:r>
    </w:p>
    <w:p w14:paraId="5948267D" w14:textId="2B34DDAA" w:rsidR="00721396" w:rsidRPr="0050099B" w:rsidRDefault="00E27A0F" w:rsidP="009B12E5">
      <w:pPr>
        <w:pStyle w:val="ListParagraph"/>
        <w:numPr>
          <w:ilvl w:val="1"/>
          <w:numId w:val="5"/>
        </w:numPr>
        <w:tabs>
          <w:tab w:val="left" w:pos="993"/>
        </w:tabs>
        <w:spacing w:after="0" w:line="216" w:lineRule="auto"/>
        <w:ind w:left="0" w:firstLine="567"/>
        <w:jc w:val="thaiDistribute"/>
        <w:rPr>
          <w:rFonts w:ascii="TH Sarabun New" w:hAnsi="TH Sarabun New" w:cs="TH Sarabun New"/>
          <w:spacing w:val="-6"/>
          <w:sz w:val="31"/>
          <w:szCs w:val="31"/>
        </w:rPr>
      </w:pP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>ต้องเป็นนิติบุคคล/บุคคลธรรมดาที่มีอาชีพรับจ้าง</w:t>
      </w:r>
      <w:r w:rsidR="002E2997">
        <w:rPr>
          <w:rFonts w:ascii="TH Sarabun New" w:hAnsi="TH Sarabun New" w:cs="TH Sarabun New" w:hint="cs"/>
          <w:spacing w:val="-6"/>
          <w:sz w:val="31"/>
          <w:szCs w:val="31"/>
          <w:cs/>
        </w:rPr>
        <w:t>งานดังกล่าว</w:t>
      </w:r>
    </w:p>
    <w:p w14:paraId="05919819" w14:textId="31044B4B" w:rsidR="00E27A0F" w:rsidRPr="0050099B" w:rsidRDefault="00800CCC" w:rsidP="009B12E5">
      <w:pPr>
        <w:pStyle w:val="ListParagraph"/>
        <w:numPr>
          <w:ilvl w:val="1"/>
          <w:numId w:val="5"/>
        </w:numPr>
        <w:tabs>
          <w:tab w:val="left" w:pos="993"/>
        </w:tabs>
        <w:spacing w:after="0" w:line="216" w:lineRule="auto"/>
        <w:ind w:left="0" w:firstLine="567"/>
        <w:jc w:val="thaiDistribute"/>
        <w:rPr>
          <w:rFonts w:ascii="TH Sarabun New" w:hAnsi="TH Sarabun New" w:cs="TH Sarabun New"/>
          <w:spacing w:val="-6"/>
          <w:sz w:val="31"/>
          <w:szCs w:val="31"/>
        </w:rPr>
      </w:pP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>ต้องไม่เป็นผู้ที่ถูกระบุชื่อไว้ในบัญชีรายชื่อผู้ทิ้งงานของทางราชการและได้แจ้งเวี</w:t>
      </w:r>
      <w:r w:rsidR="00321AB5" w:rsidRPr="0050099B">
        <w:rPr>
          <w:rFonts w:ascii="TH Sarabun New" w:hAnsi="TH Sarabun New" w:cs="TH Sarabun New"/>
          <w:spacing w:val="-6"/>
          <w:sz w:val="31"/>
          <w:szCs w:val="31"/>
          <w:cs/>
        </w:rPr>
        <w:t>ยนชื่อแล้วหรือไม่เป็นผู้ที่ได้รับผลของการสั่งให้นิติบุคคลหรือบุคคลอื่นเป็นผู้ทิ้งงานตามระเบียบทางราชการ</w:t>
      </w:r>
    </w:p>
    <w:p w14:paraId="4C5A00F5" w14:textId="3570F9B0" w:rsidR="00663BE3" w:rsidRPr="0050099B" w:rsidRDefault="002943E9" w:rsidP="009B12E5">
      <w:pPr>
        <w:pStyle w:val="ListParagraph"/>
        <w:numPr>
          <w:ilvl w:val="1"/>
          <w:numId w:val="5"/>
        </w:numPr>
        <w:tabs>
          <w:tab w:val="left" w:pos="993"/>
        </w:tabs>
        <w:spacing w:after="0" w:line="216" w:lineRule="auto"/>
        <w:ind w:left="0" w:firstLine="567"/>
        <w:jc w:val="thaiDistribute"/>
        <w:rPr>
          <w:rFonts w:ascii="TH Sarabun New" w:hAnsi="TH Sarabun New" w:cs="TH Sarabun New"/>
          <w:spacing w:val="-6"/>
          <w:sz w:val="31"/>
          <w:szCs w:val="31"/>
        </w:rPr>
      </w:pP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>ต้องไม่เป็นผู้ได้รับเอกสารสิทธิ์หรือความคุ้มกันซึ่งอาจปฏ</w:t>
      </w:r>
      <w:r w:rsidR="00232A98" w:rsidRPr="0050099B">
        <w:rPr>
          <w:rFonts w:ascii="TH Sarabun New" w:hAnsi="TH Sarabun New" w:cs="TH Sarabun New"/>
          <w:spacing w:val="-6"/>
          <w:sz w:val="31"/>
          <w:szCs w:val="31"/>
          <w:cs/>
        </w:rPr>
        <w:t>ิเสธไม่ยอมขึ้นศาลไทย เว้นแต่รัฐบาลของผู้ให้บริการที่เสนองานได้มีคำสั่ง</w:t>
      </w:r>
      <w:r w:rsidR="007C63C6" w:rsidRPr="0050099B">
        <w:rPr>
          <w:rFonts w:ascii="TH Sarabun New" w:hAnsi="TH Sarabun New" w:cs="TH Sarabun New"/>
          <w:spacing w:val="-6"/>
          <w:sz w:val="31"/>
          <w:szCs w:val="31"/>
          <w:cs/>
        </w:rPr>
        <w:t>สละสิทธิ์ความคุ้มกันเช่นว่านั้น</w:t>
      </w:r>
    </w:p>
    <w:p w14:paraId="2C7BFE99" w14:textId="447AB408" w:rsidR="006E1529" w:rsidRPr="0050099B" w:rsidRDefault="00124B68" w:rsidP="009B12E5">
      <w:pPr>
        <w:pStyle w:val="ListParagraph"/>
        <w:numPr>
          <w:ilvl w:val="1"/>
          <w:numId w:val="5"/>
        </w:numPr>
        <w:tabs>
          <w:tab w:val="left" w:pos="993"/>
        </w:tabs>
        <w:spacing w:after="0" w:line="216" w:lineRule="auto"/>
        <w:ind w:left="0" w:firstLine="567"/>
        <w:jc w:val="thaiDistribute"/>
        <w:rPr>
          <w:rFonts w:ascii="TH Sarabun New" w:hAnsi="TH Sarabun New" w:cs="TH Sarabun New"/>
          <w:spacing w:val="-6"/>
          <w:sz w:val="31"/>
          <w:szCs w:val="31"/>
        </w:rPr>
      </w:pP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>ผู้ให้บริการที่เสนองานต้องไม่เป็น</w:t>
      </w:r>
      <w:r w:rsidR="00BB2CD1" w:rsidRPr="0050099B">
        <w:rPr>
          <w:rFonts w:ascii="TH Sarabun New" w:hAnsi="TH Sarabun New" w:cs="TH Sarabun New"/>
          <w:spacing w:val="-6"/>
          <w:sz w:val="31"/>
          <w:szCs w:val="31"/>
          <w:cs/>
        </w:rPr>
        <w:t>ผู้มีผลประโยชน์ร่วมกันกับผู้ให้บริการที่เสนองานรายชื่ออื่นที่เสนองานให้แก่คณะการสื่อสารมวลชน ณ วันประกาศหรือไม่เป็นผู้กระทำการอันเป็นการขัดขวางการแข่งขันราคาอย่างเป็นธรรมในการจ้างครั้งนี้</w:t>
      </w:r>
    </w:p>
    <w:p w14:paraId="3259625C" w14:textId="77777777" w:rsidR="006E1529" w:rsidRPr="0050099B" w:rsidRDefault="006E1529" w:rsidP="00BA1810">
      <w:pPr>
        <w:pStyle w:val="ListParagraph"/>
        <w:tabs>
          <w:tab w:val="left" w:pos="1418"/>
        </w:tabs>
        <w:spacing w:after="0" w:line="216" w:lineRule="auto"/>
        <w:ind w:left="1069"/>
        <w:jc w:val="thaiDistribute"/>
        <w:rPr>
          <w:rFonts w:ascii="TH Sarabun New" w:hAnsi="TH Sarabun New" w:cs="TH Sarabun New"/>
          <w:spacing w:val="-6"/>
          <w:sz w:val="31"/>
          <w:szCs w:val="31"/>
        </w:rPr>
      </w:pPr>
    </w:p>
    <w:p w14:paraId="55B54AE4" w14:textId="77777777" w:rsidR="009B12E5" w:rsidRPr="00366DE1" w:rsidRDefault="009B12E5" w:rsidP="00F8194A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before="2" w:after="2" w:line="216" w:lineRule="auto"/>
        <w:ind w:left="284" w:hanging="284"/>
        <w:jc w:val="thaiDistribute"/>
        <w:rPr>
          <w:rFonts w:ascii="TH Sarabun New" w:eastAsia="TH SarabunPSK" w:hAnsi="TH Sarabun New" w:cs="TH Sarabun New"/>
          <w:b/>
          <w:bCs/>
          <w:spacing w:val="-6"/>
          <w:sz w:val="30"/>
          <w:szCs w:val="30"/>
        </w:rPr>
      </w:pPr>
      <w:r w:rsidRPr="00E2432D">
        <w:rPr>
          <w:rFonts w:ascii="TH Sarabun New" w:eastAsia="TH SarabunPSK" w:hAnsi="TH Sarabun New" w:cs="TH Sarabun New"/>
          <w:b/>
          <w:bCs/>
          <w:spacing w:val="-6"/>
          <w:sz w:val="30"/>
          <w:szCs w:val="30"/>
          <w:u w:val="single"/>
          <w:cs/>
        </w:rPr>
        <w:t>ระยะเวลาดำเนินงาน</w:t>
      </w:r>
    </w:p>
    <w:p w14:paraId="2706F97A" w14:textId="77777777" w:rsidR="009B12E5" w:rsidRPr="00366DE1" w:rsidRDefault="009B12E5" w:rsidP="009B12E5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2" w:after="2" w:line="216" w:lineRule="auto"/>
        <w:ind w:left="851" w:hanging="425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</w:rPr>
      </w:pPr>
      <w:bookmarkStart w:id="0" w:name="_Hlk235029964"/>
      <w:r w:rsidRPr="00366DE1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>กำหนดการยืนราคา ไม่น้อยกว่า 30 วัน นับแต่วันเสนอราคา</w:t>
      </w:r>
    </w:p>
    <w:bookmarkEnd w:id="0"/>
    <w:p w14:paraId="519D7F55" w14:textId="407087FD" w:rsidR="009B12E5" w:rsidRPr="00743239" w:rsidRDefault="00F8194A" w:rsidP="009B12E5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2" w:after="2" w:line="216" w:lineRule="auto"/>
        <w:ind w:left="851" w:hanging="425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</w:rPr>
      </w:pPr>
      <w:commentRangeStart w:id="1"/>
      <w:r w:rsidRPr="0074323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>กำหนด</w:t>
      </w:r>
      <w:r w:rsidRPr="0074323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>ระยะเวลาดำเนินงาน</w:t>
      </w:r>
      <w:r w:rsidRPr="0074323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 xml:space="preserve"> </w:t>
      </w:r>
      <w:r w:rsidR="00A50391" w:rsidRPr="0074323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 xml:space="preserve">นับจากวันที่ลงนามในสัญญาถึงวันที่ </w:t>
      </w:r>
      <w:r w:rsidR="00A50391" w:rsidRPr="0074323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 xml:space="preserve">30 </w:t>
      </w:r>
      <w:r w:rsidR="00A50391" w:rsidRPr="0074323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 xml:space="preserve">ตุลาคม </w:t>
      </w:r>
      <w:r w:rsidR="00A50391" w:rsidRPr="0074323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>2569</w:t>
      </w:r>
      <w:commentRangeEnd w:id="1"/>
      <w:r w:rsidR="00E253A5" w:rsidRPr="00743239">
        <w:rPr>
          <w:rStyle w:val="CommentReference"/>
          <w:rFonts w:ascii="TH Sarabun New" w:eastAsia="TH SarabunPSK" w:hAnsi="TH Sarabun New" w:cs="TH Sarabun New"/>
          <w:spacing w:val="-6"/>
          <w:sz w:val="30"/>
          <w:szCs w:val="30"/>
          <w:highlight w:val="yellow"/>
        </w:rPr>
        <w:commentReference w:id="1"/>
      </w:r>
    </w:p>
    <w:p w14:paraId="222ABAB2" w14:textId="77777777" w:rsidR="009B12E5" w:rsidRPr="00366DE1" w:rsidRDefault="009B12E5" w:rsidP="009B12E5">
      <w:pPr>
        <w:widowControl w:val="0"/>
        <w:autoSpaceDE w:val="0"/>
        <w:autoSpaceDN w:val="0"/>
        <w:spacing w:before="2" w:after="2" w:line="216" w:lineRule="auto"/>
        <w:ind w:left="698" w:firstLine="153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</w:rPr>
      </w:pPr>
    </w:p>
    <w:p w14:paraId="5C48F7D5" w14:textId="77777777" w:rsidR="009B12E5" w:rsidRPr="002C1348" w:rsidRDefault="009B12E5" w:rsidP="00E17EFB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before="2" w:after="2" w:line="216" w:lineRule="auto"/>
        <w:ind w:left="284" w:hanging="284"/>
        <w:jc w:val="thaiDistribute"/>
        <w:rPr>
          <w:rFonts w:ascii="TH Sarabun New" w:eastAsia="TH SarabunPSK" w:hAnsi="TH Sarabun New" w:cs="TH Sarabun New"/>
          <w:b/>
          <w:bCs/>
          <w:spacing w:val="-6"/>
          <w:sz w:val="30"/>
          <w:szCs w:val="30"/>
          <w:u w:val="single"/>
        </w:rPr>
      </w:pPr>
      <w:r w:rsidRPr="002C1348">
        <w:rPr>
          <w:rFonts w:ascii="TH Sarabun New" w:eastAsia="TH SarabunPSK" w:hAnsi="TH Sarabun New" w:cs="TH Sarabun New"/>
          <w:b/>
          <w:bCs/>
          <w:spacing w:val="-6"/>
          <w:sz w:val="30"/>
          <w:szCs w:val="30"/>
          <w:u w:val="single"/>
          <w:cs/>
        </w:rPr>
        <w:t>การส่งมอบงาน</w:t>
      </w:r>
    </w:p>
    <w:p w14:paraId="765896EB" w14:textId="77777777" w:rsidR="009B12E5" w:rsidRPr="002C1348" w:rsidRDefault="009B12E5" w:rsidP="009B12E5">
      <w:pPr>
        <w:pStyle w:val="ListParagraph"/>
        <w:widowControl w:val="0"/>
        <w:autoSpaceDE w:val="0"/>
        <w:autoSpaceDN w:val="0"/>
        <w:spacing w:before="2" w:after="2" w:line="216" w:lineRule="auto"/>
        <w:ind w:left="426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</w:rPr>
      </w:pPr>
      <w:r w:rsidRPr="002C1348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>การส่งมอบเอกสารหลักฐานการส่งมอบงานผู้รับจ้างจะต้องดำเนินการ ดังนี้</w:t>
      </w:r>
    </w:p>
    <w:p w14:paraId="5F19E5C9" w14:textId="27596B4B" w:rsidR="009B12E5" w:rsidRDefault="009B12E5" w:rsidP="009B12E5">
      <w:pPr>
        <w:pStyle w:val="ListParagraph"/>
        <w:widowControl w:val="0"/>
        <w:numPr>
          <w:ilvl w:val="0"/>
          <w:numId w:val="36"/>
        </w:numPr>
        <w:tabs>
          <w:tab w:val="left" w:pos="851"/>
        </w:tabs>
        <w:autoSpaceDE w:val="0"/>
        <w:autoSpaceDN w:val="0"/>
        <w:spacing w:before="2" w:after="2" w:line="216" w:lineRule="auto"/>
        <w:ind w:left="0" w:firstLine="426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</w:rPr>
      </w:pPr>
      <w:r w:rsidRPr="002C1348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>ผู้รับจ้างจะต้องจัดส่งเอกสารหลักฐานการส่งมอบงานตามที่ระบุในสัญญา</w:t>
      </w:r>
      <w:r w:rsidR="008030C6">
        <w:rPr>
          <w:rFonts w:ascii="TH Sarabun New" w:eastAsia="TH SarabunPSK" w:hAnsi="TH Sarabun New" w:cs="TH Sarabun New" w:hint="cs"/>
          <w:spacing w:val="-6"/>
          <w:sz w:val="30"/>
          <w:szCs w:val="30"/>
          <w:cs/>
        </w:rPr>
        <w:t xml:space="preserve">และขอบเขตของงาน </w:t>
      </w:r>
      <w:r w:rsidR="008030C6">
        <w:rPr>
          <w:rFonts w:ascii="TH Sarabun New" w:eastAsia="TH SarabunPSK" w:hAnsi="TH Sarabun New" w:cs="TH Sarabun New"/>
          <w:spacing w:val="-6"/>
          <w:sz w:val="30"/>
          <w:szCs w:val="30"/>
          <w:lang w:val="en-GB"/>
        </w:rPr>
        <w:t xml:space="preserve">(TOR) </w:t>
      </w:r>
      <w:r w:rsidR="008030C6">
        <w:rPr>
          <w:rFonts w:ascii="TH Sarabun New" w:eastAsia="TH SarabunPSK" w:hAnsi="TH Sarabun New" w:cs="TH Sarabun New" w:hint="cs"/>
          <w:spacing w:val="-6"/>
          <w:sz w:val="30"/>
          <w:szCs w:val="30"/>
          <w:cs/>
        </w:rPr>
        <w:t xml:space="preserve">ข้อ </w:t>
      </w:r>
      <w:r w:rsidR="008030C6">
        <w:rPr>
          <w:rFonts w:ascii="TH Sarabun New" w:eastAsia="TH SarabunPSK" w:hAnsi="TH Sarabun New" w:cs="TH Sarabun New"/>
          <w:spacing w:val="-6"/>
          <w:sz w:val="30"/>
          <w:szCs w:val="30"/>
          <w:lang w:val="en-GB"/>
        </w:rPr>
        <w:t>10</w:t>
      </w:r>
      <w:r w:rsidRPr="002C1348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 xml:space="preserve"> เพื่อการตรวจรับของคณะกรรมการตรวจรับพัสดุ</w:t>
      </w:r>
    </w:p>
    <w:p w14:paraId="7F914A00" w14:textId="77777777" w:rsidR="009B12E5" w:rsidRDefault="009B12E5" w:rsidP="009B12E5">
      <w:pPr>
        <w:pStyle w:val="ListParagraph"/>
        <w:widowControl w:val="0"/>
        <w:numPr>
          <w:ilvl w:val="0"/>
          <w:numId w:val="36"/>
        </w:numPr>
        <w:tabs>
          <w:tab w:val="left" w:pos="851"/>
        </w:tabs>
        <w:autoSpaceDE w:val="0"/>
        <w:autoSpaceDN w:val="0"/>
        <w:spacing w:before="2" w:after="2" w:line="216" w:lineRule="auto"/>
        <w:ind w:left="0" w:firstLine="426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</w:rPr>
      </w:pPr>
      <w:r w:rsidRPr="002C1348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 xml:space="preserve">ในกรณีที่มีการปรับปรุงแก้ไขหรือเพิ่มเติมเอกสารหลักฐานการส่งมอบงานดังกล่าวในส่วนที่ไม่ใช่สาระสำคัญ คณะกรรมการตรวจรับพัสดุจะแจ้งให้ผู้รับจ้างทราบ โดยผู้รับจ้างจะต้องดำเนินการปรับปรุงแก้ไขหรือเพิ่มเติมให้แล้วเสร็จและจัดส่งให้คณะกรรมการฯ ภายในเวลาที่คณะกรรมการกำหนด ทั้งนี้ หากผู้รับจ้างดำเนินการจัดส่งเอกสารหลักฐานการส่งมอบงานเกินระยะเวลาที่กำหนด คณะฯ จะคิดค่าปรับเป็นรายวันในอัตราวันละ </w:t>
      </w:r>
      <w:r w:rsidRPr="002C1348">
        <w:rPr>
          <w:rFonts w:ascii="TH Sarabun New" w:eastAsia="TH SarabunPSK" w:hAnsi="TH Sarabun New" w:cs="TH Sarabun New"/>
          <w:spacing w:val="-6"/>
          <w:sz w:val="30"/>
          <w:szCs w:val="30"/>
        </w:rPr>
        <w:t>0.10%</w:t>
      </w:r>
      <w:r w:rsidRPr="002C1348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 xml:space="preserve"> ของวงเงินค่าจ้างตามสัญญา</w:t>
      </w:r>
    </w:p>
    <w:p w14:paraId="03D0D71E" w14:textId="77777777" w:rsidR="009B12E5" w:rsidRDefault="009B12E5" w:rsidP="009B12E5">
      <w:pPr>
        <w:pStyle w:val="ListParagraph"/>
        <w:widowControl w:val="0"/>
        <w:tabs>
          <w:tab w:val="left" w:pos="851"/>
        </w:tabs>
        <w:autoSpaceDE w:val="0"/>
        <w:autoSpaceDN w:val="0"/>
        <w:spacing w:before="2" w:after="2" w:line="216" w:lineRule="auto"/>
        <w:ind w:left="426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</w:rPr>
      </w:pPr>
    </w:p>
    <w:p w14:paraId="0346D63C" w14:textId="77777777" w:rsidR="002D4B53" w:rsidRPr="002C1348" w:rsidRDefault="002D4B53" w:rsidP="009B12E5">
      <w:pPr>
        <w:pStyle w:val="ListParagraph"/>
        <w:widowControl w:val="0"/>
        <w:tabs>
          <w:tab w:val="left" w:pos="851"/>
        </w:tabs>
        <w:autoSpaceDE w:val="0"/>
        <w:autoSpaceDN w:val="0"/>
        <w:spacing w:before="2" w:after="2" w:line="216" w:lineRule="auto"/>
        <w:ind w:left="426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</w:rPr>
      </w:pPr>
    </w:p>
    <w:p w14:paraId="1D5579EE" w14:textId="77777777" w:rsidR="00311269" w:rsidRPr="00366DE1" w:rsidRDefault="00311269" w:rsidP="00311269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before="2" w:after="2" w:line="216" w:lineRule="auto"/>
        <w:jc w:val="thaiDistribute"/>
        <w:rPr>
          <w:rFonts w:ascii="TH Sarabun New" w:eastAsia="TH SarabunPSK" w:hAnsi="TH Sarabun New" w:cs="TH Sarabun New"/>
          <w:b/>
          <w:bCs/>
          <w:spacing w:val="-6"/>
          <w:sz w:val="30"/>
          <w:szCs w:val="30"/>
        </w:rPr>
      </w:pPr>
      <w:r w:rsidRPr="00366DE1">
        <w:rPr>
          <w:rFonts w:ascii="TH Sarabun New" w:eastAsia="TH SarabunPSK" w:hAnsi="TH Sarabun New" w:cs="TH Sarabun New"/>
          <w:b/>
          <w:bCs/>
          <w:spacing w:val="-6"/>
          <w:sz w:val="30"/>
          <w:szCs w:val="30"/>
          <w:u w:val="single"/>
          <w:cs/>
        </w:rPr>
        <w:t>วงเงินในการจัดหา</w:t>
      </w:r>
    </w:p>
    <w:p w14:paraId="589AD79F" w14:textId="325CAE8B" w:rsidR="00311269" w:rsidRDefault="00311269" w:rsidP="00311269">
      <w:pPr>
        <w:widowControl w:val="0"/>
        <w:tabs>
          <w:tab w:val="left" w:pos="709"/>
        </w:tabs>
        <w:autoSpaceDE w:val="0"/>
        <w:autoSpaceDN w:val="0"/>
        <w:spacing w:before="2" w:after="2" w:line="216" w:lineRule="auto"/>
        <w:ind w:firstLine="709"/>
        <w:jc w:val="thaiDistribute"/>
        <w:rPr>
          <w:rFonts w:ascii="TH Sarabun New" w:eastAsia="TH SarabunPSK" w:hAnsi="TH Sarabun New" w:cs="TH Sarabun New"/>
          <w:b/>
          <w:bCs/>
          <w:spacing w:val="-6"/>
          <w:sz w:val="30"/>
          <w:szCs w:val="30"/>
        </w:rPr>
      </w:pPr>
      <w:r w:rsidRPr="00366DE1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 xml:space="preserve">งบประมาณ เป็นจำนวนเงิน </w:t>
      </w:r>
      <w:r w:rsidR="00A46DA1">
        <w:rPr>
          <w:rFonts w:ascii="TH Sarabun New" w:eastAsia="TH SarabunPSK" w:hAnsi="TH Sarabun New" w:cs="TH Sarabun New"/>
          <w:spacing w:val="-6"/>
          <w:sz w:val="30"/>
          <w:szCs w:val="30"/>
        </w:rPr>
        <w:t>36</w:t>
      </w:r>
      <w:r w:rsidRPr="00720BCD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>0</w:t>
      </w:r>
      <w:r w:rsidRPr="00720BCD">
        <w:rPr>
          <w:rFonts w:ascii="TH Sarabun New" w:eastAsia="TH SarabunPSK" w:hAnsi="TH Sarabun New" w:cs="TH Sarabun New"/>
          <w:spacing w:val="-6"/>
          <w:sz w:val="30"/>
          <w:szCs w:val="30"/>
        </w:rPr>
        <w:t>,</w:t>
      </w:r>
      <w:r w:rsidRPr="00720BCD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>000.00 บาท (</w:t>
      </w:r>
      <w:r w:rsidR="00A46DA1">
        <w:rPr>
          <w:rFonts w:ascii="TH Sarabun New" w:eastAsia="TH SarabunPSK" w:hAnsi="TH Sarabun New" w:cs="TH Sarabun New" w:hint="cs"/>
          <w:spacing w:val="-6"/>
          <w:sz w:val="30"/>
          <w:szCs w:val="30"/>
          <w:cs/>
        </w:rPr>
        <w:t>สาม</w:t>
      </w:r>
      <w:r w:rsidRPr="00720BCD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>แสนห</w:t>
      </w:r>
      <w:r w:rsidR="00A46DA1">
        <w:rPr>
          <w:rFonts w:ascii="TH Sarabun New" w:eastAsia="TH SarabunPSK" w:hAnsi="TH Sarabun New" w:cs="TH Sarabun New" w:hint="cs"/>
          <w:spacing w:val="-6"/>
          <w:sz w:val="30"/>
          <w:szCs w:val="30"/>
          <w:cs/>
        </w:rPr>
        <w:t>ก</w:t>
      </w:r>
      <w:r w:rsidRPr="00720BCD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>หมื่นบาทถ้วน)</w:t>
      </w:r>
    </w:p>
    <w:p w14:paraId="2EAA98F2" w14:textId="77777777" w:rsidR="00311269" w:rsidRPr="00311269" w:rsidRDefault="00311269" w:rsidP="00311269">
      <w:pPr>
        <w:widowControl w:val="0"/>
        <w:tabs>
          <w:tab w:val="left" w:pos="851"/>
        </w:tabs>
        <w:autoSpaceDE w:val="0"/>
        <w:autoSpaceDN w:val="0"/>
        <w:spacing w:before="2" w:after="2" w:line="216" w:lineRule="auto"/>
        <w:ind w:left="851" w:hanging="425"/>
        <w:jc w:val="thaiDistribute"/>
        <w:rPr>
          <w:rFonts w:ascii="TH Sarabun New" w:eastAsia="TH SarabunPSK" w:hAnsi="TH Sarabun New" w:cs="TH Sarabun New"/>
          <w:b/>
          <w:bCs/>
          <w:spacing w:val="-6"/>
          <w:sz w:val="30"/>
          <w:szCs w:val="30"/>
        </w:rPr>
      </w:pPr>
    </w:p>
    <w:p w14:paraId="7DD949C6" w14:textId="75019415" w:rsidR="009B12E5" w:rsidRPr="003C1609" w:rsidRDefault="009B12E5" w:rsidP="009B12E5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before="2" w:after="2" w:line="216" w:lineRule="auto"/>
        <w:jc w:val="thaiDistribute"/>
        <w:rPr>
          <w:rFonts w:ascii="TH Sarabun New" w:eastAsia="TH SarabunPSK" w:hAnsi="TH Sarabun New" w:cs="TH Sarabun New"/>
          <w:b/>
          <w:bCs/>
          <w:spacing w:val="-6"/>
          <w:sz w:val="30"/>
          <w:szCs w:val="30"/>
          <w:highlight w:val="yellow"/>
        </w:rPr>
      </w:pPr>
      <w:commentRangeStart w:id="2"/>
      <w:r w:rsidRPr="003C1609">
        <w:rPr>
          <w:rFonts w:ascii="TH Sarabun New" w:eastAsia="TH SarabunPSK" w:hAnsi="TH Sarabun New" w:cs="TH Sarabun New"/>
          <w:b/>
          <w:bCs/>
          <w:spacing w:val="-6"/>
          <w:sz w:val="30"/>
          <w:szCs w:val="30"/>
          <w:highlight w:val="yellow"/>
          <w:u w:val="single"/>
          <w:cs/>
        </w:rPr>
        <w:t>งวดงานและเงื่อนไขการชำระเงิน</w:t>
      </w:r>
    </w:p>
    <w:p w14:paraId="283AD8B0" w14:textId="3ADDD94F" w:rsidR="0095540E" w:rsidRPr="003C1609" w:rsidRDefault="0095540E" w:rsidP="00701FD1">
      <w:pPr>
        <w:pStyle w:val="ListParagraph"/>
        <w:widowControl w:val="0"/>
        <w:numPr>
          <w:ilvl w:val="0"/>
          <w:numId w:val="37"/>
        </w:numPr>
        <w:tabs>
          <w:tab w:val="left" w:pos="1276"/>
        </w:tabs>
        <w:autoSpaceDE w:val="0"/>
        <w:autoSpaceDN w:val="0"/>
        <w:spacing w:before="2" w:after="2" w:line="216" w:lineRule="auto"/>
        <w:ind w:left="0" w:firstLine="709"/>
        <w:jc w:val="thaiDistribute"/>
        <w:rPr>
          <w:rFonts w:ascii="TH Sarabun New" w:eastAsia="TH SarabunPSK" w:hAnsi="TH Sarabun New" w:cs="TH Sarabun New"/>
          <w:b/>
          <w:bCs/>
          <w:spacing w:val="-6"/>
          <w:sz w:val="30"/>
          <w:szCs w:val="30"/>
          <w:highlight w:val="yellow"/>
        </w:rPr>
      </w:pPr>
      <w:r w:rsidRPr="003C1609">
        <w:rPr>
          <w:rFonts w:ascii="TH Sarabun New" w:eastAsia="TH SarabunPSK" w:hAnsi="TH Sarabun New" w:cs="TH Sarabun New" w:hint="cs"/>
          <w:b/>
          <w:bCs/>
          <w:spacing w:val="-6"/>
          <w:sz w:val="30"/>
          <w:szCs w:val="30"/>
          <w:highlight w:val="yellow"/>
          <w:cs/>
        </w:rPr>
        <w:lastRenderedPageBreak/>
        <w:t>การส่งมอบงาน</w:t>
      </w:r>
    </w:p>
    <w:p w14:paraId="76C4DB84" w14:textId="2C8A23C5" w:rsidR="0095540E" w:rsidRPr="003C1609" w:rsidRDefault="0095540E" w:rsidP="00701FD1">
      <w:pPr>
        <w:pStyle w:val="ListParagraph"/>
        <w:widowControl w:val="0"/>
        <w:numPr>
          <w:ilvl w:val="0"/>
          <w:numId w:val="38"/>
        </w:numPr>
        <w:tabs>
          <w:tab w:val="left" w:pos="1843"/>
        </w:tabs>
        <w:autoSpaceDE w:val="0"/>
        <w:autoSpaceDN w:val="0"/>
        <w:spacing w:before="2" w:after="2" w:line="216" w:lineRule="auto"/>
        <w:ind w:left="0" w:firstLine="1276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</w:rPr>
      </w:pP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 xml:space="preserve">ผู้รับจ้างต้องส่งมอบงานงวดที่ 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 xml:space="preserve">1 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 xml:space="preserve">ประกอบด้วย 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</w:rPr>
        <w:t xml:space="preserve">prototype </w:t>
      </w:r>
      <w:r w:rsidR="006F5108"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>สำหรับการ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>ทดสอบก่อนใช้จริง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 xml:space="preserve"> ของการ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 xml:space="preserve">ออกแบบระบบ 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>และ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>พัฒนาเว็บแอปพลิเคชันเวอร์ชั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>่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>นทดสอบ</w:t>
      </w:r>
      <w:ins w:id="3" w:author="noppon wongta" w:date="2026-07-27T13:51:00Z" w16du:dateUtc="2026-07-27T06:51:00Z">
        <w:r w:rsidR="00D53BF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</w:rPr>
          <w:t xml:space="preserve"> </w:t>
        </w:r>
        <w:r w:rsidR="00D53BF9" w:rsidRPr="003C160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cs/>
          </w:rPr>
          <w:t>ส่งมอบระบบ</w:t>
        </w:r>
        <w:r w:rsidR="00D53BF9" w:rsidRPr="003C1609">
          <w:rPr>
            <w:rFonts w:ascii="TH Sarabun New" w:eastAsia="TH SarabunPSK" w:hAnsi="TH Sarabun New" w:cs="TH Sarabun New" w:hint="cs"/>
            <w:spacing w:val="-6"/>
            <w:sz w:val="30"/>
            <w:szCs w:val="30"/>
            <w:highlight w:val="yellow"/>
            <w:cs/>
          </w:rPr>
          <w:t>ที่</w:t>
        </w:r>
        <w:r w:rsidR="00D53BF9" w:rsidRPr="003C160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cs/>
          </w:rPr>
          <w:t>พัฒนาเกมครบทั้ง 3 หัวข้อ  และ</w:t>
        </w:r>
        <w:r w:rsidR="00D53BF9" w:rsidRPr="003C1609">
          <w:rPr>
            <w:rFonts w:ascii="TH Sarabun New" w:eastAsia="TH SarabunPSK" w:hAnsi="TH Sarabun New" w:cs="TH Sarabun New" w:hint="cs"/>
            <w:spacing w:val="-6"/>
            <w:sz w:val="30"/>
            <w:szCs w:val="30"/>
            <w:highlight w:val="yellow"/>
            <w:cs/>
          </w:rPr>
          <w:t>มี</w:t>
        </w:r>
        <w:r w:rsidR="00D53BF9" w:rsidRPr="003C160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cs/>
          </w:rPr>
          <w:t>ระบบจัดเก็บข้อมูล</w:t>
        </w:r>
        <w:r w:rsidR="00D53BF9" w:rsidRPr="003C1609">
          <w:rPr>
            <w:rFonts w:ascii="TH Sarabun New" w:eastAsia="TH SarabunPSK" w:hAnsi="TH Sarabun New" w:cs="TH Sarabun New" w:hint="cs"/>
            <w:spacing w:val="-6"/>
            <w:sz w:val="30"/>
            <w:szCs w:val="30"/>
            <w:highlight w:val="yellow"/>
            <w:cs/>
          </w:rPr>
          <w:t xml:space="preserve"> ที่ผ่านการทดสอบการใช้งานจริงแล้ว</w:t>
        </w:r>
      </w:ins>
    </w:p>
    <w:p w14:paraId="55F2C977" w14:textId="07617F64" w:rsidR="0095540E" w:rsidRPr="003C1609" w:rsidRDefault="0095540E" w:rsidP="00701FD1">
      <w:pPr>
        <w:pStyle w:val="ListParagraph"/>
        <w:widowControl w:val="0"/>
        <w:numPr>
          <w:ilvl w:val="0"/>
          <w:numId w:val="38"/>
        </w:numPr>
        <w:tabs>
          <w:tab w:val="left" w:pos="1843"/>
        </w:tabs>
        <w:autoSpaceDE w:val="0"/>
        <w:autoSpaceDN w:val="0"/>
        <w:spacing w:before="2" w:after="2" w:line="216" w:lineRule="auto"/>
        <w:ind w:left="0" w:firstLine="1276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</w:rPr>
      </w:pP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 xml:space="preserve">ผู้รับจ้างต้องส่งมอบงานงวดที่ 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 xml:space="preserve">2 </w:t>
      </w:r>
      <w:ins w:id="4" w:author="noppon wongta" w:date="2026-07-27T13:51:00Z" w16du:dateUtc="2026-07-27T06:51:00Z">
        <w:r w:rsidR="00D53BF9" w:rsidRPr="003C1609">
          <w:rPr>
            <w:rFonts w:ascii="TH Sarabun New" w:eastAsia="TH SarabunPSK" w:hAnsi="TH Sarabun New" w:cs="TH Sarabun New" w:hint="cs"/>
            <w:spacing w:val="-6"/>
            <w:sz w:val="30"/>
            <w:szCs w:val="30"/>
            <w:highlight w:val="yellow"/>
            <w:cs/>
          </w:rPr>
          <w:t>(งวดสุดท้าย)</w:t>
        </w:r>
        <w:r w:rsidR="00D53BF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</w:rPr>
          <w:t xml:space="preserve"> </w:t>
        </w:r>
      </w:ins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 xml:space="preserve">ประกอบด้วย </w:t>
      </w:r>
      <w:ins w:id="5" w:author="noppon wongta" w:date="2026-07-27T13:51:00Z" w16du:dateUtc="2026-07-27T06:51:00Z">
        <w:r w:rsidR="00D53BF9" w:rsidRPr="003C1609">
          <w:rPr>
            <w:rFonts w:ascii="TH Sarabun New" w:eastAsia="TH SarabunPSK" w:hAnsi="TH Sarabun New" w:cs="TH Sarabun New" w:hint="cs"/>
            <w:spacing w:val="-6"/>
            <w:sz w:val="30"/>
            <w:szCs w:val="30"/>
            <w:highlight w:val="yellow"/>
            <w:cs/>
          </w:rPr>
          <w:t>ระบบฉบับที่มีการ</w:t>
        </w:r>
        <w:r w:rsidR="00D53BF9" w:rsidRPr="003C160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cs/>
          </w:rPr>
          <w:t>ปรับปรุงหลัง</w:t>
        </w:r>
        <w:r w:rsidR="00D53BF9" w:rsidRPr="003C1609">
          <w:rPr>
            <w:rFonts w:ascii="TH Sarabun New" w:eastAsia="TH SarabunPSK" w:hAnsi="TH Sarabun New" w:cs="TH Sarabun New" w:hint="cs"/>
            <w:spacing w:val="-6"/>
            <w:sz w:val="30"/>
            <w:szCs w:val="30"/>
            <w:highlight w:val="yellow"/>
            <w:cs/>
          </w:rPr>
          <w:t>กผ่านการทดสอบ</w:t>
        </w:r>
        <w:r w:rsidR="00D53BF9" w:rsidRPr="003C160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cs/>
          </w:rPr>
          <w:t>ใช้งานจริง และมีการอัพเดท</w:t>
        </w:r>
        <w:r w:rsidR="00D53BF9" w:rsidRPr="003C1609">
          <w:rPr>
            <w:rFonts w:ascii="TH Sarabun New" w:eastAsia="TH SarabunPSK" w:hAnsi="TH Sarabun New" w:cs="TH Sarabun New" w:hint="cs"/>
            <w:spacing w:val="-6"/>
            <w:sz w:val="30"/>
            <w:szCs w:val="30"/>
            <w:highlight w:val="yellow"/>
            <w:cs/>
          </w:rPr>
          <w:t>ล่าสุด</w:t>
        </w:r>
        <w:r w:rsidR="00D53BF9" w:rsidRPr="003C160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cs/>
          </w:rPr>
          <w:t xml:space="preserve"> </w:t>
        </w:r>
        <w:r w:rsidR="00D53BF9" w:rsidRPr="003C1609">
          <w:rPr>
            <w:rFonts w:ascii="TH Sarabun New" w:eastAsia="TH SarabunPSK" w:hAnsi="TH Sarabun New" w:cs="TH Sarabun New" w:hint="cs"/>
            <w:spacing w:val="-6"/>
            <w:sz w:val="30"/>
            <w:szCs w:val="30"/>
            <w:highlight w:val="yellow"/>
            <w:cs/>
          </w:rPr>
          <w:t>พร้อม</w:t>
        </w:r>
        <w:r w:rsidR="00D53BF9" w:rsidRPr="003C160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cs/>
          </w:rPr>
          <w:t>ส่งมอบข้อมูลสำหรับการประเมินผล</w:t>
        </w:r>
        <w:r w:rsidR="00D53BF9" w:rsidRPr="003C1609">
          <w:rPr>
            <w:rFonts w:ascii="TH Sarabun New" w:eastAsia="TH SarabunPSK" w:hAnsi="TH Sarabun New" w:cs="TH Sarabun New" w:hint="cs"/>
            <w:spacing w:val="-6"/>
            <w:sz w:val="30"/>
            <w:szCs w:val="30"/>
            <w:highlight w:val="yellow"/>
            <w:cs/>
          </w:rPr>
          <w:t xml:space="preserve"> เพื่อ</w:t>
        </w:r>
        <w:r w:rsidR="00D53BF9" w:rsidRPr="003C160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cs/>
          </w:rPr>
          <w:t>สนับสนุนระยะที่ 3–4 ของแผนงานวิจัย (การนำองค์ความรู้สู่ผู้สูงอายุ และการติดตามประเมินผล เดือนที่ 6–12)</w:t>
        </w:r>
        <w:r w:rsidR="00D53BF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</w:rPr>
          <w:t xml:space="preserve"> </w:t>
        </w:r>
      </w:ins>
      <w:del w:id="6" w:author="noppon wongta" w:date="2026-07-27T13:51:00Z" w16du:dateUtc="2026-07-27T06:51:00Z">
        <w:r w:rsidRPr="003C1609" w:rsidDel="00D53BF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cs/>
          </w:rPr>
          <w:delText>ส่งมอบระบบ</w:delText>
        </w:r>
        <w:r w:rsidRPr="003C1609" w:rsidDel="00D53BF9">
          <w:rPr>
            <w:rFonts w:ascii="TH Sarabun New" w:eastAsia="TH SarabunPSK" w:hAnsi="TH Sarabun New" w:cs="TH Sarabun New" w:hint="cs"/>
            <w:spacing w:val="-6"/>
            <w:sz w:val="30"/>
            <w:szCs w:val="30"/>
            <w:highlight w:val="yellow"/>
            <w:cs/>
          </w:rPr>
          <w:delText>ที่</w:delText>
        </w:r>
        <w:r w:rsidRPr="003C1609" w:rsidDel="00D53BF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cs/>
          </w:rPr>
          <w:delText>พัฒนาเกมครบทั้ง 3 หัวข้อ  และ</w:delText>
        </w:r>
        <w:r w:rsidRPr="003C1609" w:rsidDel="00D53BF9">
          <w:rPr>
            <w:rFonts w:ascii="TH Sarabun New" w:eastAsia="TH SarabunPSK" w:hAnsi="TH Sarabun New" w:cs="TH Sarabun New" w:hint="cs"/>
            <w:spacing w:val="-6"/>
            <w:sz w:val="30"/>
            <w:szCs w:val="30"/>
            <w:highlight w:val="yellow"/>
            <w:cs/>
          </w:rPr>
          <w:delText>มี</w:delText>
        </w:r>
        <w:r w:rsidRPr="003C1609" w:rsidDel="00D53BF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cs/>
          </w:rPr>
          <w:delText>ระบบจัดเก็บข้อมูล</w:delText>
        </w:r>
        <w:r w:rsidR="006F5108" w:rsidRPr="003C1609" w:rsidDel="00D53BF9">
          <w:rPr>
            <w:rFonts w:ascii="TH Sarabun New" w:eastAsia="TH SarabunPSK" w:hAnsi="TH Sarabun New" w:cs="TH Sarabun New" w:hint="cs"/>
            <w:spacing w:val="-6"/>
            <w:sz w:val="30"/>
            <w:szCs w:val="30"/>
            <w:highlight w:val="yellow"/>
            <w:cs/>
          </w:rPr>
          <w:delText xml:space="preserve"> </w:delText>
        </w:r>
        <w:r w:rsidR="00F25892" w:rsidRPr="003C1609" w:rsidDel="00D53BF9">
          <w:rPr>
            <w:rFonts w:ascii="TH Sarabun New" w:eastAsia="TH SarabunPSK" w:hAnsi="TH Sarabun New" w:cs="TH Sarabun New" w:hint="cs"/>
            <w:spacing w:val="-6"/>
            <w:sz w:val="30"/>
            <w:szCs w:val="30"/>
            <w:highlight w:val="yellow"/>
            <w:cs/>
          </w:rPr>
          <w:delText>ที่ผ่านการ</w:delText>
        </w:r>
        <w:r w:rsidR="006F5108" w:rsidRPr="003C1609" w:rsidDel="00D53BF9">
          <w:rPr>
            <w:rFonts w:ascii="TH Sarabun New" w:eastAsia="TH SarabunPSK" w:hAnsi="TH Sarabun New" w:cs="TH Sarabun New" w:hint="cs"/>
            <w:spacing w:val="-6"/>
            <w:sz w:val="30"/>
            <w:szCs w:val="30"/>
            <w:highlight w:val="yellow"/>
            <w:cs/>
          </w:rPr>
          <w:delText>ทดสอบการใช้งานจริง</w:delText>
        </w:r>
        <w:r w:rsidR="00F25892" w:rsidRPr="003C1609" w:rsidDel="00D53BF9">
          <w:rPr>
            <w:rFonts w:ascii="TH Sarabun New" w:eastAsia="TH SarabunPSK" w:hAnsi="TH Sarabun New" w:cs="TH Sarabun New" w:hint="cs"/>
            <w:spacing w:val="-6"/>
            <w:sz w:val="30"/>
            <w:szCs w:val="30"/>
            <w:highlight w:val="yellow"/>
            <w:cs/>
          </w:rPr>
          <w:delText>แล้ว</w:delText>
        </w:r>
      </w:del>
    </w:p>
    <w:p w14:paraId="507085A5" w14:textId="61E6D962" w:rsidR="0095540E" w:rsidRPr="003C1609" w:rsidDel="00D53BF9" w:rsidRDefault="0095540E" w:rsidP="00701FD1">
      <w:pPr>
        <w:pStyle w:val="ListParagraph"/>
        <w:widowControl w:val="0"/>
        <w:numPr>
          <w:ilvl w:val="0"/>
          <w:numId w:val="38"/>
        </w:numPr>
        <w:tabs>
          <w:tab w:val="left" w:pos="1843"/>
        </w:tabs>
        <w:autoSpaceDE w:val="0"/>
        <w:autoSpaceDN w:val="0"/>
        <w:spacing w:before="2" w:after="2" w:line="216" w:lineRule="auto"/>
        <w:ind w:left="0" w:firstLine="1276"/>
        <w:jc w:val="thaiDistribute"/>
        <w:rPr>
          <w:del w:id="7" w:author="noppon wongta" w:date="2026-07-27T13:51:00Z" w16du:dateUtc="2026-07-27T06:51:00Z"/>
          <w:rFonts w:ascii="TH Sarabun New" w:eastAsia="TH SarabunPSK" w:hAnsi="TH Sarabun New" w:cs="TH Sarabun New"/>
          <w:spacing w:val="-6"/>
          <w:sz w:val="30"/>
          <w:szCs w:val="30"/>
          <w:highlight w:val="yellow"/>
        </w:rPr>
      </w:pPr>
      <w:del w:id="8" w:author="noppon wongta" w:date="2026-07-27T13:51:00Z" w16du:dateUtc="2026-07-27T06:51:00Z">
        <w:r w:rsidRPr="003C1609" w:rsidDel="00D53BF9">
          <w:rPr>
            <w:rFonts w:ascii="TH Sarabun New" w:eastAsia="TH SarabunPSK" w:hAnsi="TH Sarabun New" w:cs="TH Sarabun New" w:hint="cs"/>
            <w:spacing w:val="-6"/>
            <w:sz w:val="30"/>
            <w:szCs w:val="30"/>
            <w:highlight w:val="yellow"/>
            <w:cs/>
          </w:rPr>
          <w:delText xml:space="preserve">ผู้รับจ้างต้องส่งมอบงานงวดที่ </w:delText>
        </w:r>
        <w:r w:rsidRPr="003C1609" w:rsidDel="00D53BF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lang w:val="en-GB"/>
          </w:rPr>
          <w:delText xml:space="preserve">3 </w:delText>
        </w:r>
        <w:r w:rsidRPr="003C1609" w:rsidDel="00D53BF9">
          <w:rPr>
            <w:rFonts w:ascii="TH Sarabun New" w:eastAsia="TH SarabunPSK" w:hAnsi="TH Sarabun New" w:cs="TH Sarabun New" w:hint="cs"/>
            <w:spacing w:val="-6"/>
            <w:sz w:val="30"/>
            <w:szCs w:val="30"/>
            <w:highlight w:val="yellow"/>
            <w:cs/>
          </w:rPr>
          <w:delText>(งวดสุดท้าย)</w:delText>
        </w:r>
        <w:r w:rsidRPr="003C1609" w:rsidDel="00D53BF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lang w:val="en-GB"/>
          </w:rPr>
          <w:delText xml:space="preserve"> </w:delText>
        </w:r>
        <w:r w:rsidRPr="003C1609" w:rsidDel="00D53BF9">
          <w:rPr>
            <w:rFonts w:ascii="TH Sarabun New" w:eastAsia="TH SarabunPSK" w:hAnsi="TH Sarabun New" w:cs="TH Sarabun New" w:hint="cs"/>
            <w:spacing w:val="-6"/>
            <w:sz w:val="30"/>
            <w:szCs w:val="30"/>
            <w:highlight w:val="yellow"/>
            <w:cs/>
          </w:rPr>
          <w:delText>ประกอบด้วย ระบบฉบับที่มีการ</w:delText>
        </w:r>
        <w:r w:rsidRPr="003C1609" w:rsidDel="00D53BF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cs/>
          </w:rPr>
          <w:delText>ปรับปรุงหลัง</w:delText>
        </w:r>
        <w:r w:rsidRPr="003C1609" w:rsidDel="00D53BF9">
          <w:rPr>
            <w:rFonts w:ascii="TH Sarabun New" w:eastAsia="TH SarabunPSK" w:hAnsi="TH Sarabun New" w:cs="TH Sarabun New" w:hint="cs"/>
            <w:spacing w:val="-6"/>
            <w:sz w:val="30"/>
            <w:szCs w:val="30"/>
            <w:highlight w:val="yellow"/>
            <w:cs/>
          </w:rPr>
          <w:delText>กผ่านการทดสอบ</w:delText>
        </w:r>
        <w:r w:rsidRPr="003C1609" w:rsidDel="00D53BF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cs/>
          </w:rPr>
          <w:delText>ใช้งานจริง และมีการอัพเดท</w:delText>
        </w:r>
        <w:r w:rsidRPr="003C1609" w:rsidDel="00D53BF9">
          <w:rPr>
            <w:rFonts w:ascii="TH Sarabun New" w:eastAsia="TH SarabunPSK" w:hAnsi="TH Sarabun New" w:cs="TH Sarabun New" w:hint="cs"/>
            <w:spacing w:val="-6"/>
            <w:sz w:val="30"/>
            <w:szCs w:val="30"/>
            <w:highlight w:val="yellow"/>
            <w:cs/>
          </w:rPr>
          <w:delText>ล่าสุด</w:delText>
        </w:r>
        <w:r w:rsidRPr="003C1609" w:rsidDel="00D53BF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cs/>
          </w:rPr>
          <w:delText xml:space="preserve"> </w:delText>
        </w:r>
        <w:r w:rsidRPr="003C1609" w:rsidDel="00D53BF9">
          <w:rPr>
            <w:rFonts w:ascii="TH Sarabun New" w:eastAsia="TH SarabunPSK" w:hAnsi="TH Sarabun New" w:cs="TH Sarabun New" w:hint="cs"/>
            <w:spacing w:val="-6"/>
            <w:sz w:val="30"/>
            <w:szCs w:val="30"/>
            <w:highlight w:val="yellow"/>
            <w:cs/>
          </w:rPr>
          <w:delText>พร้อม</w:delText>
        </w:r>
        <w:r w:rsidRPr="003C1609" w:rsidDel="00D53BF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cs/>
          </w:rPr>
          <w:delText>ส่งมอบข้อมูลสำหรับการประเมินผล</w:delText>
        </w:r>
        <w:r w:rsidRPr="003C1609" w:rsidDel="00D53BF9">
          <w:rPr>
            <w:rFonts w:ascii="TH Sarabun New" w:eastAsia="TH SarabunPSK" w:hAnsi="TH Sarabun New" w:cs="TH Sarabun New" w:hint="cs"/>
            <w:spacing w:val="-6"/>
            <w:sz w:val="30"/>
            <w:szCs w:val="30"/>
            <w:highlight w:val="yellow"/>
            <w:cs/>
          </w:rPr>
          <w:delText xml:space="preserve"> เพื่อ</w:delText>
        </w:r>
        <w:r w:rsidRPr="003C1609" w:rsidDel="00D53BF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cs/>
          </w:rPr>
          <w:delText>สนับสนุนระยะที่ 3–4 ของแผนงานวิจัย (การนำองค์ความรู้สู่ผู้สูงอายุ และการติดตามประเมินผล เดือนที่ 6–12)</w:delText>
        </w:r>
      </w:del>
    </w:p>
    <w:p w14:paraId="04647EE8" w14:textId="6E5A855D" w:rsidR="0095540E" w:rsidRPr="003C1609" w:rsidRDefault="0095540E" w:rsidP="00701FD1">
      <w:pPr>
        <w:pStyle w:val="ListParagraph"/>
        <w:widowControl w:val="0"/>
        <w:numPr>
          <w:ilvl w:val="0"/>
          <w:numId w:val="37"/>
        </w:numPr>
        <w:tabs>
          <w:tab w:val="left" w:pos="1276"/>
        </w:tabs>
        <w:autoSpaceDE w:val="0"/>
        <w:autoSpaceDN w:val="0"/>
        <w:spacing w:before="2" w:after="2" w:line="216" w:lineRule="auto"/>
        <w:ind w:left="0" w:firstLine="709"/>
        <w:jc w:val="thaiDistribute"/>
        <w:rPr>
          <w:rFonts w:ascii="TH Sarabun New" w:eastAsia="TH SarabunPSK" w:hAnsi="TH Sarabun New" w:cs="TH Sarabun New"/>
          <w:b/>
          <w:bCs/>
          <w:spacing w:val="-6"/>
          <w:sz w:val="30"/>
          <w:szCs w:val="30"/>
          <w:highlight w:val="yellow"/>
        </w:rPr>
      </w:pPr>
      <w:r w:rsidRPr="003C1609">
        <w:rPr>
          <w:rFonts w:ascii="TH Sarabun New" w:eastAsia="TH SarabunPSK" w:hAnsi="TH Sarabun New" w:cs="TH Sarabun New" w:hint="cs"/>
          <w:b/>
          <w:bCs/>
          <w:spacing w:val="-6"/>
          <w:sz w:val="30"/>
          <w:szCs w:val="30"/>
          <w:highlight w:val="yellow"/>
          <w:cs/>
        </w:rPr>
        <w:t>การเบิกจ่ายค่าจ้างของผู้รับจ้าง</w:t>
      </w:r>
      <w:r w:rsidR="00210C42" w:rsidRPr="003C1609">
        <w:rPr>
          <w:rFonts w:ascii="TH Sarabun New" w:eastAsia="TH SarabunPSK" w:hAnsi="TH Sarabun New" w:cs="TH Sarabun New" w:hint="cs"/>
          <w:b/>
          <w:bCs/>
          <w:spacing w:val="-6"/>
          <w:sz w:val="30"/>
          <w:szCs w:val="30"/>
          <w:highlight w:val="yellow"/>
          <w:cs/>
        </w:rPr>
        <w:t xml:space="preserve"> </w:t>
      </w:r>
      <w:r w:rsidR="00210C42"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 xml:space="preserve">แบ่งเป็น </w:t>
      </w:r>
      <w:r w:rsidR="00210C42"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 xml:space="preserve">3 </w:t>
      </w:r>
      <w:r w:rsidR="00210C42"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>งวด ดังนี้</w:t>
      </w:r>
    </w:p>
    <w:p w14:paraId="13F033C2" w14:textId="00053F7C" w:rsidR="009B12E5" w:rsidRPr="003C1609" w:rsidRDefault="00210C42" w:rsidP="00701FD1">
      <w:pPr>
        <w:pStyle w:val="ListParagraph"/>
        <w:widowControl w:val="0"/>
        <w:numPr>
          <w:ilvl w:val="0"/>
          <w:numId w:val="39"/>
        </w:numPr>
        <w:tabs>
          <w:tab w:val="left" w:pos="1843"/>
        </w:tabs>
        <w:autoSpaceDE w:val="0"/>
        <w:autoSpaceDN w:val="0"/>
        <w:spacing w:before="2" w:after="2" w:line="216" w:lineRule="auto"/>
        <w:ind w:left="0" w:firstLine="1276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</w:rPr>
      </w:pP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u w:val="single"/>
          <w:cs/>
          <w:lang w:val="en-GB"/>
        </w:rPr>
        <w:t xml:space="preserve">งวดที่ 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u w:val="single"/>
          <w:lang w:val="en-GB"/>
        </w:rPr>
        <w:t>1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 xml:space="preserve"> : 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 xml:space="preserve">กำหนดจ่ายค่าจ้างร้อยละ </w:t>
      </w:r>
      <w:del w:id="9" w:author="noppon wongta" w:date="2026-07-27T13:52:00Z" w16du:dateUtc="2026-07-27T06:52:00Z">
        <w:r w:rsidRPr="003C1609" w:rsidDel="00D53BF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lang w:val="en-GB"/>
          </w:rPr>
          <w:delText>3</w:delText>
        </w:r>
      </w:del>
      <w:ins w:id="10" w:author="noppon wongta" w:date="2026-07-27T13:52:00Z" w16du:dateUtc="2026-07-27T06:52:00Z">
        <w:r w:rsidR="00D53BF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lang w:val="en-GB"/>
          </w:rPr>
          <w:t>6</w:t>
        </w:r>
      </w:ins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 xml:space="preserve">0 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 xml:space="preserve">ของเงินค่าจ้างทั้งหมด </w:t>
      </w:r>
      <w:r w:rsidR="009B12E5"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>โดยจะเบิกจ่ายเมื่อผู้</w:t>
      </w:r>
      <w:r w:rsidR="009B12E5"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  <w:lang w:val="en-GB"/>
        </w:rPr>
        <w:t>รับจ้าง</w:t>
      </w:r>
      <w:r w:rsidR="009B12E5"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>ส่งมอบ</w:t>
      </w:r>
      <w:r w:rsidR="009B12E5"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>งาน</w:t>
      </w:r>
      <w:r w:rsidR="009B12E5"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>ครบถ้วนถูกต้องตามเงื่อนไขในสัญญาและขอบเขตของงาน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 xml:space="preserve"> ข้อ </w:t>
      </w:r>
      <w:r w:rsidR="00701FD1"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>10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>.1.1</w:t>
      </w:r>
      <w:ins w:id="11" w:author="noppon wongta" w:date="2026-07-27T13:51:00Z" w16du:dateUtc="2026-07-27T06:51:00Z">
        <w:r w:rsidR="00D53BF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lang w:val="en-GB"/>
          </w:rPr>
          <w:t>, 10.1.2</w:t>
        </w:r>
      </w:ins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 xml:space="preserve"> </w:t>
      </w:r>
      <w:r w:rsidR="00DA51D4"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  <w:lang w:val="en-GB"/>
        </w:rPr>
        <w:t xml:space="preserve">ภายใน </w:t>
      </w:r>
      <w:del w:id="12" w:author="noppon wongta" w:date="2026-07-27T13:51:00Z" w16du:dateUtc="2026-07-27T06:51:00Z">
        <w:r w:rsidR="00DA51D4" w:rsidRPr="003C1609" w:rsidDel="00D53BF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lang w:val="en-GB"/>
          </w:rPr>
          <w:delText>1</w:delText>
        </w:r>
        <w:r w:rsidR="00FB5DF3" w:rsidRPr="003C1609" w:rsidDel="00D53BF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lang w:val="en-GB"/>
          </w:rPr>
          <w:delText>0</w:delText>
        </w:r>
        <w:r w:rsidR="00DA51D4" w:rsidRPr="003C1609" w:rsidDel="00D53BF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lang w:val="en-GB"/>
          </w:rPr>
          <w:delText xml:space="preserve"> </w:delText>
        </w:r>
      </w:del>
      <w:ins w:id="13" w:author="noppon wongta" w:date="2026-07-27T13:51:00Z" w16du:dateUtc="2026-07-27T06:51:00Z">
        <w:r w:rsidR="00D53BF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lang w:val="en-GB"/>
          </w:rPr>
          <w:t>3</w:t>
        </w:r>
        <w:r w:rsidR="00D53BF9" w:rsidRPr="003C160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lang w:val="en-GB"/>
          </w:rPr>
          <w:t xml:space="preserve">0 </w:t>
        </w:r>
      </w:ins>
      <w:r w:rsidR="00DA51D4"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  <w:lang w:val="en-GB"/>
        </w:rPr>
        <w:t xml:space="preserve">วัน นับจากวันที่ลงนามในสัญญา </w:t>
      </w:r>
      <w:r w:rsidR="009B12E5"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>และคณะกรรมการตรวจรับพัสดุได้ตรวจรับงานเรียบร้อยแล้ว</w:t>
      </w:r>
    </w:p>
    <w:p w14:paraId="1D68CB1C" w14:textId="102B5D28" w:rsidR="00210C42" w:rsidRPr="003C1609" w:rsidDel="00D53BF9" w:rsidRDefault="00210C42" w:rsidP="00701FD1">
      <w:pPr>
        <w:pStyle w:val="ListParagraph"/>
        <w:widowControl w:val="0"/>
        <w:numPr>
          <w:ilvl w:val="0"/>
          <w:numId w:val="39"/>
        </w:numPr>
        <w:tabs>
          <w:tab w:val="left" w:pos="1843"/>
        </w:tabs>
        <w:autoSpaceDE w:val="0"/>
        <w:autoSpaceDN w:val="0"/>
        <w:spacing w:before="2" w:after="2" w:line="216" w:lineRule="auto"/>
        <w:ind w:left="0" w:firstLine="1276"/>
        <w:jc w:val="thaiDistribute"/>
        <w:rPr>
          <w:del w:id="14" w:author="noppon wongta" w:date="2026-07-27T13:51:00Z" w16du:dateUtc="2026-07-27T06:51:00Z"/>
          <w:rFonts w:ascii="TH Sarabun New" w:eastAsia="TH SarabunPSK" w:hAnsi="TH Sarabun New" w:cs="TH Sarabun New"/>
          <w:spacing w:val="-6"/>
          <w:sz w:val="30"/>
          <w:szCs w:val="30"/>
          <w:highlight w:val="yellow"/>
        </w:rPr>
      </w:pPr>
      <w:del w:id="15" w:author="noppon wongta" w:date="2026-07-27T13:51:00Z" w16du:dateUtc="2026-07-27T06:51:00Z">
        <w:r w:rsidRPr="003C1609" w:rsidDel="00D53BF9">
          <w:rPr>
            <w:rFonts w:ascii="TH Sarabun New" w:eastAsia="TH SarabunPSK" w:hAnsi="TH Sarabun New" w:cs="TH Sarabun New" w:hint="cs"/>
            <w:spacing w:val="-6"/>
            <w:sz w:val="30"/>
            <w:szCs w:val="30"/>
            <w:highlight w:val="yellow"/>
            <w:u w:val="single"/>
            <w:cs/>
            <w:lang w:val="en-GB"/>
          </w:rPr>
          <w:delText xml:space="preserve">งวดที่ </w:delText>
        </w:r>
        <w:r w:rsidRPr="003C1609" w:rsidDel="00D53BF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u w:val="single"/>
            <w:lang w:val="en-GB"/>
          </w:rPr>
          <w:delText>2</w:delText>
        </w:r>
        <w:r w:rsidRPr="003C1609" w:rsidDel="00D53BF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lang w:val="en-GB"/>
          </w:rPr>
          <w:delText xml:space="preserve"> : </w:delText>
        </w:r>
        <w:r w:rsidRPr="003C1609" w:rsidDel="00D53BF9">
          <w:rPr>
            <w:rFonts w:ascii="TH Sarabun New" w:eastAsia="TH SarabunPSK" w:hAnsi="TH Sarabun New" w:cs="TH Sarabun New" w:hint="cs"/>
            <w:spacing w:val="-6"/>
            <w:sz w:val="30"/>
            <w:szCs w:val="30"/>
            <w:highlight w:val="yellow"/>
            <w:cs/>
          </w:rPr>
          <w:delText xml:space="preserve">กำหนดจ่ายค่าจ้างร้อยละ </w:delText>
        </w:r>
        <w:r w:rsidRPr="003C1609" w:rsidDel="00D53BF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lang w:val="en-GB"/>
          </w:rPr>
          <w:delText xml:space="preserve">30 </w:delText>
        </w:r>
        <w:r w:rsidRPr="003C1609" w:rsidDel="00D53BF9">
          <w:rPr>
            <w:rFonts w:ascii="TH Sarabun New" w:eastAsia="TH SarabunPSK" w:hAnsi="TH Sarabun New" w:cs="TH Sarabun New" w:hint="cs"/>
            <w:spacing w:val="-6"/>
            <w:sz w:val="30"/>
            <w:szCs w:val="30"/>
            <w:highlight w:val="yellow"/>
            <w:cs/>
          </w:rPr>
          <w:delText xml:space="preserve">ของเงินค่าจ้างทั้งหมด </w:delText>
        </w:r>
        <w:r w:rsidRPr="003C1609" w:rsidDel="00D53BF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cs/>
          </w:rPr>
          <w:delText>โดยจะเบิกจ่ายเมื่อผู้</w:delText>
        </w:r>
        <w:r w:rsidRPr="003C1609" w:rsidDel="00D53BF9">
          <w:rPr>
            <w:rFonts w:ascii="TH Sarabun New" w:eastAsia="TH SarabunPSK" w:hAnsi="TH Sarabun New" w:cs="TH Sarabun New" w:hint="cs"/>
            <w:spacing w:val="-6"/>
            <w:sz w:val="30"/>
            <w:szCs w:val="30"/>
            <w:highlight w:val="yellow"/>
            <w:cs/>
            <w:lang w:val="en-GB"/>
          </w:rPr>
          <w:delText>รับจ้าง</w:delText>
        </w:r>
        <w:r w:rsidRPr="003C1609" w:rsidDel="00D53BF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cs/>
          </w:rPr>
          <w:delText>ส่งมอบ</w:delText>
        </w:r>
        <w:r w:rsidRPr="003C1609" w:rsidDel="00D53BF9">
          <w:rPr>
            <w:rFonts w:ascii="TH Sarabun New" w:eastAsia="TH SarabunPSK" w:hAnsi="TH Sarabun New" w:cs="TH Sarabun New" w:hint="cs"/>
            <w:spacing w:val="-6"/>
            <w:sz w:val="30"/>
            <w:szCs w:val="30"/>
            <w:highlight w:val="yellow"/>
            <w:cs/>
          </w:rPr>
          <w:delText>งาน</w:delText>
        </w:r>
        <w:r w:rsidRPr="003C1609" w:rsidDel="00D53BF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cs/>
          </w:rPr>
          <w:delText>ครบถ้วนถูกต้องตามเงื่อนไขในสัญญาและขอบเขตของงาน</w:delText>
        </w:r>
        <w:r w:rsidRPr="003C1609" w:rsidDel="00D53BF9">
          <w:rPr>
            <w:rFonts w:ascii="TH Sarabun New" w:eastAsia="TH SarabunPSK" w:hAnsi="TH Sarabun New" w:cs="TH Sarabun New" w:hint="cs"/>
            <w:spacing w:val="-6"/>
            <w:sz w:val="30"/>
            <w:szCs w:val="30"/>
            <w:highlight w:val="yellow"/>
            <w:cs/>
          </w:rPr>
          <w:delText xml:space="preserve"> ข้อ </w:delText>
        </w:r>
        <w:r w:rsidR="00701FD1" w:rsidRPr="003C1609" w:rsidDel="00D53BF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lang w:val="en-GB"/>
          </w:rPr>
          <w:delText>10</w:delText>
        </w:r>
        <w:r w:rsidRPr="003C1609" w:rsidDel="00D53BF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lang w:val="en-GB"/>
          </w:rPr>
          <w:delText>.1.</w:delText>
        </w:r>
        <w:r w:rsidR="00B00196" w:rsidRPr="003C1609" w:rsidDel="00D53BF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lang w:val="en-GB"/>
          </w:rPr>
          <w:delText>2</w:delText>
        </w:r>
        <w:r w:rsidRPr="003C1609" w:rsidDel="00D53BF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lang w:val="en-GB"/>
          </w:rPr>
          <w:delText xml:space="preserve"> </w:delText>
        </w:r>
        <w:r w:rsidR="00DA51D4" w:rsidRPr="003C1609" w:rsidDel="00D53BF9">
          <w:rPr>
            <w:rFonts w:ascii="TH Sarabun New" w:eastAsia="TH SarabunPSK" w:hAnsi="TH Sarabun New" w:cs="TH Sarabun New" w:hint="cs"/>
            <w:spacing w:val="-6"/>
            <w:sz w:val="30"/>
            <w:szCs w:val="30"/>
            <w:highlight w:val="yellow"/>
            <w:cs/>
            <w:lang w:val="en-GB"/>
          </w:rPr>
          <w:delText xml:space="preserve">ภายใน </w:delText>
        </w:r>
        <w:r w:rsidR="00FB5DF3" w:rsidRPr="003C1609" w:rsidDel="00D53BF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lang w:val="en-GB"/>
          </w:rPr>
          <w:delText>40</w:delText>
        </w:r>
        <w:r w:rsidR="00DA51D4" w:rsidRPr="003C1609" w:rsidDel="00D53BF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lang w:val="en-GB"/>
          </w:rPr>
          <w:delText xml:space="preserve"> </w:delText>
        </w:r>
        <w:r w:rsidR="00DA51D4" w:rsidRPr="003C1609" w:rsidDel="00D53BF9">
          <w:rPr>
            <w:rFonts w:ascii="TH Sarabun New" w:eastAsia="TH SarabunPSK" w:hAnsi="TH Sarabun New" w:cs="TH Sarabun New" w:hint="cs"/>
            <w:spacing w:val="-6"/>
            <w:sz w:val="30"/>
            <w:szCs w:val="30"/>
            <w:highlight w:val="yellow"/>
            <w:cs/>
            <w:lang w:val="en-GB"/>
          </w:rPr>
          <w:delText xml:space="preserve">วัน นับจากวันที่ลงนามในสัญญา </w:delText>
        </w:r>
        <w:r w:rsidRPr="003C1609" w:rsidDel="00D53BF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cs/>
          </w:rPr>
          <w:delText>และคณะกรรมการตรวจรับพัสดุได้ตรวจรับงานเรียบร้อยแล้ว</w:delText>
        </w:r>
      </w:del>
    </w:p>
    <w:p w14:paraId="08706F28" w14:textId="50077263" w:rsidR="00210C42" w:rsidRPr="00210C42" w:rsidRDefault="00210C42" w:rsidP="00701FD1">
      <w:pPr>
        <w:pStyle w:val="ListParagraph"/>
        <w:widowControl w:val="0"/>
        <w:numPr>
          <w:ilvl w:val="0"/>
          <w:numId w:val="39"/>
        </w:numPr>
        <w:tabs>
          <w:tab w:val="left" w:pos="1843"/>
        </w:tabs>
        <w:autoSpaceDE w:val="0"/>
        <w:autoSpaceDN w:val="0"/>
        <w:spacing w:before="2" w:after="2" w:line="216" w:lineRule="auto"/>
        <w:ind w:left="0" w:firstLine="1276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</w:rPr>
      </w:pP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u w:val="single"/>
          <w:cs/>
          <w:lang w:val="en-GB"/>
        </w:rPr>
        <w:t>งวดที่</w:t>
      </w:r>
      <w:ins w:id="16" w:author="noppon wongta" w:date="2026-07-27T13:51:00Z" w16du:dateUtc="2026-07-27T06:51:00Z">
        <w:r w:rsidR="00D53BF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u w:val="single"/>
            <w:lang w:val="en-GB"/>
          </w:rPr>
          <w:t xml:space="preserve"> 2</w:t>
        </w:r>
      </w:ins>
      <w:del w:id="17" w:author="noppon wongta" w:date="2026-07-27T13:51:00Z" w16du:dateUtc="2026-07-27T06:51:00Z">
        <w:r w:rsidRPr="003C1609" w:rsidDel="00D53BF9">
          <w:rPr>
            <w:rFonts w:ascii="TH Sarabun New" w:eastAsia="TH SarabunPSK" w:hAnsi="TH Sarabun New" w:cs="TH Sarabun New" w:hint="cs"/>
            <w:spacing w:val="-6"/>
            <w:sz w:val="30"/>
            <w:szCs w:val="30"/>
            <w:highlight w:val="yellow"/>
            <w:u w:val="single"/>
            <w:cs/>
            <w:lang w:val="en-GB"/>
          </w:rPr>
          <w:delText xml:space="preserve"> </w:delText>
        </w:r>
        <w:r w:rsidRPr="003C1609" w:rsidDel="00D53BF9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  <w:u w:val="single"/>
            <w:lang w:val="en-GB"/>
          </w:rPr>
          <w:delText>3</w:delText>
        </w:r>
      </w:del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u w:val="single"/>
          <w:lang w:val="en-GB"/>
        </w:rPr>
        <w:t xml:space="preserve"> 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u w:val="single"/>
          <w:cs/>
        </w:rPr>
        <w:t>(งวดสุดท้าย)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 xml:space="preserve"> : 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 xml:space="preserve">กำหนดจ่ายค่าจ้างร้อยละ </w:t>
      </w:r>
      <w:r w:rsidR="006F5108"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>4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 xml:space="preserve">0 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 xml:space="preserve">ของเงินค่าจ้างทั้งหมด 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>โดยจะเบิกจ่ายเมื่อผู้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  <w:lang w:val="en-GB"/>
        </w:rPr>
        <w:t>รับจ้าง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>ส่งมอบ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>งาน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>ครบถ้วนถูกต้องตามเงื่อนไขในสัญญาและขอบเขตของงาน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 xml:space="preserve"> ข้อ </w:t>
      </w:r>
      <w:r w:rsidR="00701FD1"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>10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>.1.</w:t>
      </w:r>
      <w:r w:rsidR="00B00196"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>3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 xml:space="preserve"> </w:t>
      </w:r>
      <w:r w:rsidR="00FB5DF3"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  <w:lang w:val="en-GB"/>
        </w:rPr>
        <w:t xml:space="preserve">ภายใน </w:t>
      </w:r>
      <w:del w:id="18" w:author="noppon wongta" w:date="2026-07-27T13:52:00Z" w16du:dateUtc="2026-07-27T06:52:00Z">
        <w:r w:rsidR="00FB5DF3" w:rsidRPr="003C1609" w:rsidDel="00B64514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</w:rPr>
          <w:delText>7</w:delText>
        </w:r>
      </w:del>
      <w:ins w:id="19" w:author="noppon wongta" w:date="2026-07-27T13:52:00Z" w16du:dateUtc="2026-07-27T06:52:00Z">
        <w:r w:rsidR="00B64514">
          <w:rPr>
            <w:rFonts w:ascii="TH Sarabun New" w:eastAsia="TH SarabunPSK" w:hAnsi="TH Sarabun New" w:cs="TH Sarabun New"/>
            <w:spacing w:val="-6"/>
            <w:sz w:val="30"/>
            <w:szCs w:val="30"/>
            <w:highlight w:val="yellow"/>
          </w:rPr>
          <w:t>9</w:t>
        </w:r>
      </w:ins>
      <w:r w:rsidR="00FB5DF3"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</w:rPr>
        <w:t>0</w:t>
      </w:r>
      <w:r w:rsidR="00FB5DF3"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 xml:space="preserve"> </w:t>
      </w:r>
      <w:r w:rsidR="00FB5DF3"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  <w:lang w:val="en-GB"/>
        </w:rPr>
        <w:t>วัน นับจากวันที่ลงนามในสัญญา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>และคณะกรรมการตรวจรับพัสดุได้ตรวจรับงานเรียบร้อยแล้ว</w:t>
      </w:r>
      <w:commentRangeEnd w:id="2"/>
      <w:r w:rsidR="005E703A" w:rsidRPr="00210C42">
        <w:rPr>
          <w:rStyle w:val="CommentReference"/>
          <w:rFonts w:ascii="TH Sarabun New" w:eastAsia="TH SarabunPSK" w:hAnsi="TH Sarabun New" w:cs="TH Sarabun New"/>
          <w:spacing w:val="-6"/>
          <w:sz w:val="30"/>
          <w:szCs w:val="30"/>
        </w:rPr>
        <w:commentReference w:id="2"/>
      </w:r>
    </w:p>
    <w:p w14:paraId="61FE344A" w14:textId="77777777" w:rsidR="0095540E" w:rsidRPr="00366DE1" w:rsidRDefault="0095540E" w:rsidP="0095540E">
      <w:pPr>
        <w:pStyle w:val="ListParagraph"/>
        <w:widowControl w:val="0"/>
        <w:autoSpaceDE w:val="0"/>
        <w:autoSpaceDN w:val="0"/>
        <w:spacing w:before="2" w:after="2" w:line="216" w:lineRule="auto"/>
        <w:ind w:left="0" w:firstLine="709"/>
        <w:jc w:val="thaiDistribute"/>
        <w:rPr>
          <w:rFonts w:ascii="TH Sarabun New" w:eastAsia="TH SarabunPSK" w:hAnsi="TH Sarabun New" w:cs="TH Sarabun New"/>
          <w:b/>
          <w:bCs/>
          <w:spacing w:val="-6"/>
          <w:sz w:val="30"/>
          <w:szCs w:val="30"/>
        </w:rPr>
      </w:pPr>
    </w:p>
    <w:p w14:paraId="32DF0A29" w14:textId="77777777" w:rsidR="009B12E5" w:rsidRPr="00366DE1" w:rsidRDefault="009B12E5" w:rsidP="009B12E5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before="2" w:after="2" w:line="216" w:lineRule="auto"/>
        <w:jc w:val="thaiDistribute"/>
        <w:rPr>
          <w:rFonts w:ascii="TH Sarabun New" w:eastAsia="TH SarabunPSK" w:hAnsi="TH Sarabun New" w:cs="TH Sarabun New"/>
          <w:b/>
          <w:bCs/>
          <w:spacing w:val="-6"/>
          <w:sz w:val="30"/>
          <w:szCs w:val="30"/>
        </w:rPr>
      </w:pPr>
      <w:r w:rsidRPr="00366DE1">
        <w:rPr>
          <w:rFonts w:ascii="TH Sarabun New" w:eastAsia="TH SarabunPSK" w:hAnsi="TH Sarabun New" w:cs="TH Sarabun New"/>
          <w:b/>
          <w:bCs/>
          <w:spacing w:val="-6"/>
          <w:sz w:val="30"/>
          <w:szCs w:val="30"/>
          <w:u w:val="single"/>
          <w:cs/>
        </w:rPr>
        <w:t>ราคากลาง</w:t>
      </w:r>
    </w:p>
    <w:p w14:paraId="3195890F" w14:textId="1A7B175C" w:rsidR="009B12E5" w:rsidRPr="00B50AAD" w:rsidRDefault="009B12E5" w:rsidP="00332355">
      <w:pPr>
        <w:widowControl w:val="0"/>
        <w:tabs>
          <w:tab w:val="left" w:pos="426"/>
          <w:tab w:val="left" w:pos="709"/>
        </w:tabs>
        <w:autoSpaceDE w:val="0"/>
        <w:autoSpaceDN w:val="0"/>
        <w:spacing w:before="2" w:after="2" w:line="216" w:lineRule="auto"/>
        <w:jc w:val="thaiDistribute"/>
        <w:rPr>
          <w:rFonts w:ascii="TH Sarabun New" w:eastAsia="TH SarabunPSK" w:hAnsi="TH Sarabun New" w:cs="TH Sarabun New"/>
          <w:i/>
          <w:iCs/>
          <w:spacing w:val="-6"/>
          <w:sz w:val="30"/>
          <w:szCs w:val="30"/>
        </w:rPr>
      </w:pPr>
      <w:r w:rsidRPr="00366DE1">
        <w:rPr>
          <w:rFonts w:ascii="TH Sarabun New" w:eastAsia="TH SarabunPSK" w:hAnsi="TH Sarabun New" w:cs="TH Sarabun New"/>
          <w:b/>
          <w:bCs/>
          <w:spacing w:val="-6"/>
          <w:sz w:val="30"/>
          <w:szCs w:val="30"/>
          <w:cs/>
        </w:rPr>
        <w:tab/>
      </w:r>
      <w:r w:rsidR="00332355">
        <w:rPr>
          <w:rFonts w:ascii="TH Sarabun New" w:eastAsia="TH SarabunPSK" w:hAnsi="TH Sarabun New" w:cs="TH Sarabun New"/>
          <w:b/>
          <w:bCs/>
          <w:spacing w:val="-6"/>
          <w:sz w:val="30"/>
          <w:szCs w:val="30"/>
        </w:rPr>
        <w:tab/>
      </w:r>
      <w:r w:rsidRPr="003A6B1F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 xml:space="preserve">ราคากลาง เป็นเงิน </w:t>
      </w:r>
      <w:r w:rsidR="00C9661B" w:rsidRPr="00C9661B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>360</w:t>
      </w:r>
      <w:r w:rsidR="00C9661B" w:rsidRPr="00C9661B">
        <w:rPr>
          <w:rFonts w:ascii="TH Sarabun New" w:eastAsia="TH SarabunPSK" w:hAnsi="TH Sarabun New" w:cs="TH Sarabun New"/>
          <w:spacing w:val="-6"/>
          <w:sz w:val="30"/>
          <w:szCs w:val="30"/>
        </w:rPr>
        <w:t>,</w:t>
      </w:r>
      <w:r w:rsidR="00C9661B" w:rsidRPr="00C9661B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>000.00 บาท (สามแสนหกหมื่นบาทถ้วน)</w:t>
      </w:r>
    </w:p>
    <w:p w14:paraId="3553D709" w14:textId="77777777" w:rsidR="009B12E5" w:rsidRPr="00366DE1" w:rsidRDefault="009B12E5" w:rsidP="009B12E5">
      <w:pPr>
        <w:widowControl w:val="0"/>
        <w:tabs>
          <w:tab w:val="left" w:pos="851"/>
        </w:tabs>
        <w:autoSpaceDE w:val="0"/>
        <w:autoSpaceDN w:val="0"/>
        <w:spacing w:before="2" w:after="2" w:line="216" w:lineRule="auto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</w:rPr>
      </w:pPr>
    </w:p>
    <w:p w14:paraId="7A1A29AA" w14:textId="77777777" w:rsidR="009B12E5" w:rsidRPr="00366DE1" w:rsidRDefault="009B12E5" w:rsidP="009B12E5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before="2" w:after="2" w:line="216" w:lineRule="auto"/>
        <w:jc w:val="thaiDistribute"/>
        <w:rPr>
          <w:rFonts w:ascii="TH Sarabun New" w:eastAsia="TH SarabunPSK" w:hAnsi="TH Sarabun New" w:cs="TH Sarabun New"/>
          <w:b/>
          <w:bCs/>
          <w:spacing w:val="-6"/>
          <w:sz w:val="30"/>
          <w:szCs w:val="30"/>
          <w:u w:val="single"/>
        </w:rPr>
      </w:pPr>
      <w:r w:rsidRPr="00366DE1">
        <w:rPr>
          <w:rFonts w:ascii="TH Sarabun New" w:eastAsia="TH SarabunPSK" w:hAnsi="TH Sarabun New" w:cs="TH Sarabun New"/>
          <w:b/>
          <w:bCs/>
          <w:spacing w:val="-6"/>
          <w:sz w:val="30"/>
          <w:szCs w:val="30"/>
          <w:u w:val="single"/>
          <w:cs/>
        </w:rPr>
        <w:t>อัตราค่าปรับ</w:t>
      </w:r>
    </w:p>
    <w:p w14:paraId="13343A82" w14:textId="667F85E9" w:rsidR="009B12E5" w:rsidRDefault="009B12E5" w:rsidP="00DE0F79">
      <w:pPr>
        <w:pStyle w:val="ListParagraph"/>
        <w:tabs>
          <w:tab w:val="left" w:pos="1418"/>
        </w:tabs>
        <w:spacing w:after="0" w:line="216" w:lineRule="auto"/>
        <w:ind w:left="284" w:firstLine="425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</w:rPr>
      </w:pPr>
      <w:r w:rsidRPr="00366DE1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>อัตราร้อยละ 0.</w:t>
      </w:r>
      <w:r>
        <w:rPr>
          <w:rFonts w:ascii="TH Sarabun New" w:eastAsia="TH SarabunPSK" w:hAnsi="TH Sarabun New" w:cs="TH Sarabun New"/>
          <w:spacing w:val="-6"/>
          <w:sz w:val="30"/>
          <w:szCs w:val="30"/>
        </w:rPr>
        <w:t>1</w:t>
      </w:r>
      <w:r w:rsidRPr="00366DE1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 xml:space="preserve">0 </w:t>
      </w:r>
      <w:r w:rsidR="000669AB" w:rsidRPr="000669AB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>ของวงเงินค่าจ้างตามสัญญา</w:t>
      </w:r>
      <w:r w:rsidR="000669AB">
        <w:rPr>
          <w:rFonts w:ascii="TH Sarabun New" w:eastAsia="TH SarabunPSK" w:hAnsi="TH Sarabun New" w:cs="TH Sarabun New"/>
          <w:spacing w:val="-6"/>
          <w:sz w:val="30"/>
          <w:szCs w:val="30"/>
        </w:rPr>
        <w:t xml:space="preserve"> </w:t>
      </w:r>
      <w:r w:rsidRPr="00770590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>และต้องไม่ต่ำกว่าวันละ 100 บาท</w:t>
      </w:r>
    </w:p>
    <w:p w14:paraId="7014049F" w14:textId="77777777" w:rsidR="00DB47E9" w:rsidRDefault="00DB47E9" w:rsidP="00DE0F79">
      <w:pPr>
        <w:pStyle w:val="ListParagraph"/>
        <w:tabs>
          <w:tab w:val="left" w:pos="1418"/>
        </w:tabs>
        <w:spacing w:after="0" w:line="216" w:lineRule="auto"/>
        <w:ind w:left="284" w:firstLine="425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</w:rPr>
      </w:pPr>
    </w:p>
    <w:p w14:paraId="603F97CD" w14:textId="50C31B18" w:rsidR="00DB47E9" w:rsidRDefault="00DB47E9" w:rsidP="00DB47E9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before="2" w:after="2" w:line="216" w:lineRule="auto"/>
        <w:jc w:val="thaiDistribute"/>
        <w:rPr>
          <w:rFonts w:ascii="TH Sarabun New" w:eastAsia="TH SarabunPSK" w:hAnsi="TH Sarabun New" w:cs="TH Sarabun New"/>
          <w:b/>
          <w:bCs/>
          <w:spacing w:val="-6"/>
          <w:sz w:val="30"/>
          <w:szCs w:val="30"/>
          <w:u w:val="single"/>
        </w:rPr>
      </w:pPr>
      <w:r>
        <w:rPr>
          <w:rFonts w:ascii="TH Sarabun New" w:eastAsia="TH SarabunPSK" w:hAnsi="TH Sarabun New" w:cs="TH Sarabun New" w:hint="cs"/>
          <w:b/>
          <w:bCs/>
          <w:spacing w:val="-6"/>
          <w:sz w:val="30"/>
          <w:szCs w:val="30"/>
          <w:u w:val="single"/>
          <w:cs/>
        </w:rPr>
        <w:t>หมายเหตุ</w:t>
      </w:r>
    </w:p>
    <w:p w14:paraId="798E8379" w14:textId="6CF5DE35" w:rsidR="00DB47E9" w:rsidRDefault="00DB47E9" w:rsidP="00DB47E9">
      <w:pPr>
        <w:pStyle w:val="ListParagraph"/>
        <w:widowControl w:val="0"/>
        <w:autoSpaceDE w:val="0"/>
        <w:autoSpaceDN w:val="0"/>
        <w:spacing w:before="2" w:after="2" w:line="216" w:lineRule="auto"/>
        <w:ind w:left="0" w:firstLine="720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  <w:lang w:val="en-GB"/>
        </w:rPr>
      </w:pPr>
      <w:r>
        <w:rPr>
          <w:rFonts w:ascii="TH Sarabun New" w:eastAsia="TH SarabunPSK" w:hAnsi="TH Sarabun New" w:cs="TH Sarabun New" w:hint="cs"/>
          <w:spacing w:val="-6"/>
          <w:sz w:val="30"/>
          <w:szCs w:val="30"/>
          <w:cs/>
        </w:rPr>
        <w:t xml:space="preserve">หากข้อความหนึ่งข้อความใดในข้อกำหนดและขอบเขตของงาน </w:t>
      </w:r>
      <w:r>
        <w:rPr>
          <w:rFonts w:ascii="TH Sarabun New" w:eastAsia="TH SarabunPSK" w:hAnsi="TH Sarabun New" w:cs="TH Sarabun New"/>
          <w:spacing w:val="-6"/>
          <w:sz w:val="30"/>
          <w:szCs w:val="30"/>
          <w:lang w:val="en-GB"/>
        </w:rPr>
        <w:t xml:space="preserve">(Term of Reference : TOR) </w:t>
      </w:r>
      <w:r>
        <w:rPr>
          <w:rFonts w:ascii="TH Sarabun New" w:eastAsia="TH SarabunPSK" w:hAnsi="TH Sarabun New" w:cs="TH Sarabun New" w:hint="cs"/>
          <w:spacing w:val="-6"/>
          <w:sz w:val="30"/>
          <w:szCs w:val="30"/>
          <w:cs/>
          <w:lang w:val="en-GB"/>
        </w:rPr>
        <w:t>หรือเอกสารอื่น มีความขัดแย้งกัน ผู้ว่าจ้างขอสงวนสิทธิ์เป็นผู้พิจารณาตีความและวินิจฉัย ทั้งนี้เพื่อประโยชน์แก่ทางราชการเป็นสำคัญ</w:t>
      </w:r>
    </w:p>
    <w:p w14:paraId="5A2D57CB" w14:textId="77777777" w:rsidR="00044E1D" w:rsidRDefault="00044E1D" w:rsidP="00DB47E9">
      <w:pPr>
        <w:pStyle w:val="ListParagraph"/>
        <w:widowControl w:val="0"/>
        <w:autoSpaceDE w:val="0"/>
        <w:autoSpaceDN w:val="0"/>
        <w:spacing w:before="2" w:after="2" w:line="216" w:lineRule="auto"/>
        <w:ind w:left="0" w:firstLine="720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  <w:lang w:val="en-GB"/>
        </w:rPr>
      </w:pPr>
    </w:p>
    <w:p w14:paraId="79943714" w14:textId="77777777" w:rsidR="0087592B" w:rsidRDefault="0087592B" w:rsidP="00DB47E9">
      <w:pPr>
        <w:pStyle w:val="ListParagraph"/>
        <w:widowControl w:val="0"/>
        <w:autoSpaceDE w:val="0"/>
        <w:autoSpaceDN w:val="0"/>
        <w:spacing w:before="2" w:after="2" w:line="216" w:lineRule="auto"/>
        <w:ind w:left="0" w:firstLine="720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  <w:lang w:val="en-GB"/>
        </w:rPr>
      </w:pPr>
    </w:p>
    <w:p w14:paraId="3A49E4C6" w14:textId="77777777" w:rsidR="0087592B" w:rsidRDefault="0087592B" w:rsidP="00DB47E9">
      <w:pPr>
        <w:pStyle w:val="ListParagraph"/>
        <w:widowControl w:val="0"/>
        <w:autoSpaceDE w:val="0"/>
        <w:autoSpaceDN w:val="0"/>
        <w:spacing w:before="2" w:after="2" w:line="216" w:lineRule="auto"/>
        <w:ind w:left="0" w:firstLine="720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  <w:lang w:val="en-GB"/>
        </w:rPr>
      </w:pPr>
    </w:p>
    <w:p w14:paraId="34DE2152" w14:textId="77777777" w:rsidR="0087592B" w:rsidRDefault="0087592B" w:rsidP="00DB47E9">
      <w:pPr>
        <w:pStyle w:val="ListParagraph"/>
        <w:widowControl w:val="0"/>
        <w:autoSpaceDE w:val="0"/>
        <w:autoSpaceDN w:val="0"/>
        <w:spacing w:before="2" w:after="2" w:line="216" w:lineRule="auto"/>
        <w:ind w:left="0" w:firstLine="720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  <w:lang w:val="en-GB"/>
        </w:rPr>
      </w:pPr>
    </w:p>
    <w:p w14:paraId="4B5AD366" w14:textId="77777777" w:rsidR="0087592B" w:rsidRDefault="0087592B" w:rsidP="00DB47E9">
      <w:pPr>
        <w:pStyle w:val="ListParagraph"/>
        <w:widowControl w:val="0"/>
        <w:autoSpaceDE w:val="0"/>
        <w:autoSpaceDN w:val="0"/>
        <w:spacing w:before="2" w:after="2" w:line="216" w:lineRule="auto"/>
        <w:ind w:left="0" w:firstLine="720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  <w:lang w:val="en-GB"/>
        </w:rPr>
      </w:pPr>
    </w:p>
    <w:p w14:paraId="443722A2" w14:textId="77777777" w:rsidR="0087592B" w:rsidRDefault="0087592B" w:rsidP="00DB47E9">
      <w:pPr>
        <w:pStyle w:val="ListParagraph"/>
        <w:widowControl w:val="0"/>
        <w:autoSpaceDE w:val="0"/>
        <w:autoSpaceDN w:val="0"/>
        <w:spacing w:before="2" w:after="2" w:line="216" w:lineRule="auto"/>
        <w:ind w:left="0" w:firstLine="720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  <w:lang w:val="en-GB"/>
        </w:rPr>
      </w:pPr>
    </w:p>
    <w:p w14:paraId="1D151AF9" w14:textId="77777777" w:rsidR="0087592B" w:rsidRDefault="0087592B" w:rsidP="00DB47E9">
      <w:pPr>
        <w:pStyle w:val="ListParagraph"/>
        <w:widowControl w:val="0"/>
        <w:autoSpaceDE w:val="0"/>
        <w:autoSpaceDN w:val="0"/>
        <w:spacing w:before="2" w:after="2" w:line="216" w:lineRule="auto"/>
        <w:ind w:left="0" w:firstLine="720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  <w:lang w:val="en-GB"/>
        </w:rPr>
      </w:pPr>
    </w:p>
    <w:p w14:paraId="22D87B82" w14:textId="7F3C7FD0" w:rsidR="00DB47E9" w:rsidRDefault="00DB47E9" w:rsidP="00DB47E9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before="2" w:after="2" w:line="216" w:lineRule="auto"/>
        <w:jc w:val="thaiDistribute"/>
        <w:rPr>
          <w:rFonts w:ascii="TH Sarabun New" w:eastAsia="TH SarabunPSK" w:hAnsi="TH Sarabun New" w:cs="TH Sarabun New"/>
          <w:b/>
          <w:bCs/>
          <w:spacing w:val="-6"/>
          <w:sz w:val="30"/>
          <w:szCs w:val="30"/>
          <w:u w:val="single"/>
        </w:rPr>
      </w:pPr>
      <w:r>
        <w:rPr>
          <w:rFonts w:ascii="TH Sarabun New" w:eastAsia="TH SarabunPSK" w:hAnsi="TH Sarabun New" w:cs="TH Sarabun New" w:hint="cs"/>
          <w:b/>
          <w:bCs/>
          <w:spacing w:val="-6"/>
          <w:sz w:val="30"/>
          <w:szCs w:val="30"/>
          <w:u w:val="single"/>
          <w:cs/>
        </w:rPr>
        <w:t>ติดต่อสอบถาม</w:t>
      </w:r>
    </w:p>
    <w:p w14:paraId="3CDEE488" w14:textId="77777777" w:rsidR="00FF34EA" w:rsidRPr="00FF34EA" w:rsidRDefault="00FF34EA" w:rsidP="00FF34EA">
      <w:pPr>
        <w:pStyle w:val="ListParagraph"/>
        <w:widowControl w:val="0"/>
        <w:autoSpaceDE w:val="0"/>
        <w:autoSpaceDN w:val="0"/>
        <w:spacing w:before="2" w:after="2" w:line="216" w:lineRule="auto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</w:rPr>
      </w:pPr>
      <w:r w:rsidRPr="00FF34EA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>ผู้ช่วยศาสตราจารย์ ดร.ศิวพร สุกฤตานนท์</w:t>
      </w:r>
    </w:p>
    <w:p w14:paraId="4DF1F791" w14:textId="77777777" w:rsidR="00FF34EA" w:rsidRPr="00FF34EA" w:rsidRDefault="00FF34EA" w:rsidP="00FF34EA">
      <w:pPr>
        <w:pStyle w:val="ListParagraph"/>
        <w:widowControl w:val="0"/>
        <w:autoSpaceDE w:val="0"/>
        <w:autoSpaceDN w:val="0"/>
        <w:spacing w:before="2" w:after="2" w:line="216" w:lineRule="auto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</w:rPr>
      </w:pPr>
      <w:r w:rsidRPr="00FF34EA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>คณะการสื่อสารมวลชน มหาวิทยาลัยเชียงใหม่</w:t>
      </w:r>
    </w:p>
    <w:p w14:paraId="7F9CC53A" w14:textId="54440918" w:rsidR="00044E1D" w:rsidRDefault="00FF34EA" w:rsidP="00FF34EA">
      <w:pPr>
        <w:pStyle w:val="ListParagraph"/>
        <w:widowControl w:val="0"/>
        <w:autoSpaceDE w:val="0"/>
        <w:autoSpaceDN w:val="0"/>
        <w:spacing w:before="2" w:after="2" w:line="216" w:lineRule="auto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</w:rPr>
      </w:pPr>
      <w:r w:rsidRPr="00FF34EA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 xml:space="preserve">โทร. 053-942706ต่อ 222 </w:t>
      </w:r>
      <w:r w:rsidRPr="00FF34EA">
        <w:rPr>
          <w:rFonts w:ascii="TH Sarabun New" w:eastAsia="TH SarabunPSK" w:hAnsi="TH Sarabun New" w:cs="TH Sarabun New"/>
          <w:spacing w:val="-6"/>
          <w:sz w:val="30"/>
          <w:szCs w:val="30"/>
        </w:rPr>
        <w:t>E-mail:</w:t>
      </w:r>
      <w:r w:rsidR="0087592B">
        <w:rPr>
          <w:rFonts w:ascii="TH Sarabun New" w:eastAsia="TH SarabunPSK" w:hAnsi="TH Sarabun New" w:cs="TH Sarabun New" w:hint="cs"/>
          <w:spacing w:val="-6"/>
          <w:sz w:val="30"/>
          <w:szCs w:val="30"/>
          <w:cs/>
        </w:rPr>
        <w:t xml:space="preserve"> </w:t>
      </w:r>
      <w:r w:rsidR="0087592B">
        <w:rPr>
          <w:rFonts w:ascii="TH Sarabun New" w:eastAsia="TH SarabunPSK" w:hAnsi="TH Sarabun New" w:cs="TH Sarabun New"/>
          <w:spacing w:val="-6"/>
          <w:sz w:val="30"/>
          <w:szCs w:val="30"/>
        </w:rPr>
        <w:t>siwaporn.s@cmu.ac.th</w:t>
      </w:r>
    </w:p>
    <w:p w14:paraId="5963D804" w14:textId="77777777" w:rsidR="0087592B" w:rsidRDefault="0087592B" w:rsidP="00FF34EA">
      <w:pPr>
        <w:pStyle w:val="ListParagraph"/>
        <w:widowControl w:val="0"/>
        <w:autoSpaceDE w:val="0"/>
        <w:autoSpaceDN w:val="0"/>
        <w:spacing w:before="2" w:after="2" w:line="216" w:lineRule="auto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</w:rPr>
      </w:pPr>
    </w:p>
    <w:p w14:paraId="4B4764B5" w14:textId="77777777" w:rsidR="0087592B" w:rsidRPr="0087592B" w:rsidRDefault="0087592B" w:rsidP="00FF34EA">
      <w:pPr>
        <w:pStyle w:val="ListParagraph"/>
        <w:widowControl w:val="0"/>
        <w:autoSpaceDE w:val="0"/>
        <w:autoSpaceDN w:val="0"/>
        <w:spacing w:before="2" w:after="2" w:line="216" w:lineRule="auto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</w:rPr>
      </w:pPr>
    </w:p>
    <w:p w14:paraId="50982E16" w14:textId="77777777" w:rsidR="0087592B" w:rsidRDefault="0087592B" w:rsidP="00FF34EA">
      <w:pPr>
        <w:pStyle w:val="ListParagraph"/>
        <w:widowControl w:val="0"/>
        <w:autoSpaceDE w:val="0"/>
        <w:autoSpaceDN w:val="0"/>
        <w:spacing w:before="2" w:after="2" w:line="216" w:lineRule="auto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</w:rPr>
      </w:pPr>
    </w:p>
    <w:p w14:paraId="164D5DA1" w14:textId="7374C833" w:rsidR="0087592B" w:rsidRDefault="0087592B" w:rsidP="0087592B">
      <w:pPr>
        <w:pStyle w:val="ListParagraph"/>
        <w:widowControl w:val="0"/>
        <w:autoSpaceDE w:val="0"/>
        <w:autoSpaceDN w:val="0"/>
        <w:spacing w:before="2" w:after="2" w:line="216" w:lineRule="auto"/>
        <w:ind w:left="4820"/>
        <w:jc w:val="center"/>
        <w:rPr>
          <w:rFonts w:ascii="TH Sarabun New" w:eastAsia="TH SarabunPSK" w:hAnsi="TH Sarabun New" w:cs="TH Sarabun New"/>
          <w:spacing w:val="-6"/>
          <w:sz w:val="30"/>
          <w:szCs w:val="30"/>
        </w:rPr>
      </w:pPr>
      <w:r>
        <w:rPr>
          <w:rFonts w:ascii="TH Sarabun New" w:eastAsia="TH SarabunPSK" w:hAnsi="TH Sarabun New" w:cs="TH Sarabun New" w:hint="cs"/>
          <w:spacing w:val="-6"/>
          <w:sz w:val="30"/>
          <w:szCs w:val="30"/>
          <w:cs/>
        </w:rPr>
        <w:t>ลงชื่อ ...............................................................</w:t>
      </w:r>
    </w:p>
    <w:p w14:paraId="15C4516E" w14:textId="4635C62E" w:rsidR="0087592B" w:rsidRDefault="0087592B" w:rsidP="0087592B">
      <w:pPr>
        <w:pStyle w:val="ListParagraph"/>
        <w:widowControl w:val="0"/>
        <w:autoSpaceDE w:val="0"/>
        <w:autoSpaceDN w:val="0"/>
        <w:spacing w:before="2" w:after="2" w:line="216" w:lineRule="auto"/>
        <w:ind w:left="4820"/>
        <w:jc w:val="center"/>
        <w:rPr>
          <w:rFonts w:ascii="TH Sarabun New" w:eastAsia="TH SarabunPSK" w:hAnsi="TH Sarabun New" w:cs="TH Sarabun New"/>
          <w:spacing w:val="-6"/>
          <w:sz w:val="30"/>
          <w:szCs w:val="30"/>
        </w:rPr>
      </w:pPr>
      <w:r>
        <w:rPr>
          <w:rFonts w:ascii="TH Sarabun New" w:eastAsia="TH SarabunPSK" w:hAnsi="TH Sarabun New" w:cs="TH Sarabun New" w:hint="cs"/>
          <w:spacing w:val="-6"/>
          <w:sz w:val="30"/>
          <w:szCs w:val="30"/>
          <w:cs/>
        </w:rPr>
        <w:t>(</w:t>
      </w:r>
      <w:r w:rsidRPr="0087592B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>ผู้ช่วยศาสตราจารย์ ดร.ศิวพร สุกฤตานนท์</w:t>
      </w:r>
      <w:r>
        <w:rPr>
          <w:rFonts w:ascii="TH Sarabun New" w:eastAsia="TH SarabunPSK" w:hAnsi="TH Sarabun New" w:cs="TH Sarabun New" w:hint="cs"/>
          <w:spacing w:val="-6"/>
          <w:sz w:val="30"/>
          <w:szCs w:val="30"/>
          <w:cs/>
        </w:rPr>
        <w:t>)</w:t>
      </w:r>
    </w:p>
    <w:p w14:paraId="6ABDA7DA" w14:textId="66D613EF" w:rsidR="0087592B" w:rsidRPr="0087592B" w:rsidRDefault="0087592B" w:rsidP="0087592B">
      <w:pPr>
        <w:pStyle w:val="ListParagraph"/>
        <w:widowControl w:val="0"/>
        <w:autoSpaceDE w:val="0"/>
        <w:autoSpaceDN w:val="0"/>
        <w:spacing w:before="2" w:after="2" w:line="216" w:lineRule="auto"/>
        <w:ind w:left="4820"/>
        <w:jc w:val="center"/>
        <w:rPr>
          <w:rFonts w:ascii="TH Sarabun New" w:eastAsia="TH SarabunPSK" w:hAnsi="TH Sarabun New" w:cs="TH Sarabun New"/>
          <w:spacing w:val="-6"/>
          <w:sz w:val="30"/>
          <w:szCs w:val="30"/>
          <w:cs/>
        </w:rPr>
      </w:pPr>
      <w:r>
        <w:rPr>
          <w:rFonts w:ascii="TH Sarabun New" w:eastAsia="TH SarabunPSK" w:hAnsi="TH Sarabun New" w:cs="TH Sarabun New" w:hint="cs"/>
          <w:spacing w:val="-6"/>
          <w:sz w:val="30"/>
          <w:szCs w:val="30"/>
          <w:cs/>
        </w:rPr>
        <w:t>หัวหน้าโครงการ</w:t>
      </w:r>
    </w:p>
    <w:p w14:paraId="31A69F72" w14:textId="77777777" w:rsidR="00DB47E9" w:rsidRPr="0050099B" w:rsidRDefault="00DB47E9" w:rsidP="00DE0F79">
      <w:pPr>
        <w:pStyle w:val="ListParagraph"/>
        <w:tabs>
          <w:tab w:val="left" w:pos="1418"/>
        </w:tabs>
        <w:spacing w:after="0" w:line="216" w:lineRule="auto"/>
        <w:ind w:left="284" w:firstLine="425"/>
        <w:jc w:val="thaiDistribute"/>
        <w:rPr>
          <w:rFonts w:ascii="TH Sarabun New" w:hAnsi="TH Sarabun New" w:cs="TH Sarabun New"/>
          <w:spacing w:val="-6"/>
          <w:sz w:val="31"/>
          <w:szCs w:val="31"/>
        </w:rPr>
      </w:pPr>
    </w:p>
    <w:sectPr w:rsidR="00DB47E9" w:rsidRPr="0050099B" w:rsidSect="0050099B">
      <w:headerReference w:type="default" r:id="rId11"/>
      <w:pgSz w:w="11906" w:h="16838" w:code="9"/>
      <w:pgMar w:top="1134" w:right="1183" w:bottom="993" w:left="1440" w:header="708" w:footer="0" w:gutter="0"/>
      <w:cols w:space="708"/>
      <w:docGrid w:linePitch="435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BENJAWAN JEEJOM" w:date="2026-07-27T07:08:00Z" w:initials="BJ">
    <w:p w14:paraId="262CDE21" w14:textId="77777777" w:rsidR="00E253A5" w:rsidRDefault="00E253A5" w:rsidP="00E253A5">
      <w:pPr>
        <w:pStyle w:val="CommentText"/>
      </w:pPr>
      <w:r>
        <w:rPr>
          <w:rStyle w:val="CommentReference"/>
        </w:rPr>
        <w:annotationRef/>
      </w:r>
      <w:r>
        <w:rPr>
          <w:cs/>
        </w:rPr>
        <w:t>ขอ อ.นิด โปรดพิจารณาค่า</w:t>
      </w:r>
    </w:p>
  </w:comment>
  <w:comment w:id="2" w:author="BENJAWAN JEEJOM" w:date="2026-07-26T22:28:00Z" w:initials="BJ">
    <w:p w14:paraId="431F7613" w14:textId="77777777" w:rsidR="00602CA7" w:rsidRDefault="003C1609" w:rsidP="00602CA7">
      <w:pPr>
        <w:pStyle w:val="CommentText"/>
      </w:pPr>
      <w:r>
        <w:rPr>
          <w:rStyle w:val="CommentReference"/>
        </w:rPr>
        <w:annotationRef/>
      </w:r>
      <w:r w:rsidR="00602CA7">
        <w:rPr>
          <w:cs/>
        </w:rPr>
        <w:t xml:space="preserve">ขอ อ.นิด โปรดพิจารณางวดงานงวดเงิน รายละเอียดการส่งมอบงานแต่ละงวด ให้หน่อยนะคะ เนื่องจากกำหนดไว้ว่า งวดงานงวดเงิน </w:t>
      </w:r>
      <w:r w:rsidR="00602CA7">
        <w:t xml:space="preserve">50:50 </w:t>
      </w:r>
      <w:r w:rsidR="00602CA7">
        <w:rPr>
          <w:cs/>
        </w:rPr>
        <w:t xml:space="preserve">แต่รายละเอียดงานแบ่งเป็น </w:t>
      </w:r>
      <w:r w:rsidR="00602CA7">
        <w:t xml:space="preserve">3 </w:t>
      </w:r>
      <w:r w:rsidR="00602CA7">
        <w:rPr>
          <w:cs/>
        </w:rPr>
        <w:t xml:space="preserve">งวด ต่ายเลยยึดตามงวดงาน และกำหนดป็น </w:t>
      </w:r>
      <w:r w:rsidR="00602CA7">
        <w:t xml:space="preserve">30:30:40 </w:t>
      </w:r>
      <w:r w:rsidR="00602CA7">
        <w:rPr>
          <w:cs/>
        </w:rPr>
        <w:t xml:space="preserve">หากอาจารย์ต้องการปรับเป็น </w:t>
      </w:r>
      <w:r w:rsidR="00602CA7">
        <w:t xml:space="preserve">50:50 </w:t>
      </w:r>
      <w:r w:rsidR="00602CA7">
        <w:rPr>
          <w:cs/>
        </w:rPr>
        <w:t>ขอแจ้งต่ายเรื่องรายละเอียดงานแต่ละงวดให้หน่อยนะค่า ขอบคุณค่า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62CDE21" w15:done="0"/>
  <w15:commentEx w15:paraId="431F761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F14068A" w16cex:dateUtc="2026-07-27T00:08:00Z"/>
  <w16cex:commentExtensible w16cex:durableId="65A738C1" w16cex:dateUtc="2026-07-26T15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62CDE21" w16cid:durableId="7F14068A"/>
  <w16cid:commentId w16cid:paraId="431F7613" w16cid:durableId="65A738C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B559F" w14:textId="77777777" w:rsidR="00A26C47" w:rsidRDefault="00A26C47" w:rsidP="00E8336D">
      <w:pPr>
        <w:spacing w:after="0" w:line="240" w:lineRule="auto"/>
      </w:pPr>
      <w:r>
        <w:separator/>
      </w:r>
    </w:p>
  </w:endnote>
  <w:endnote w:type="continuationSeparator" w:id="0">
    <w:p w14:paraId="31722390" w14:textId="77777777" w:rsidR="00A26C47" w:rsidRDefault="00A26C47" w:rsidP="00E83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1CB95" w14:textId="77777777" w:rsidR="00A26C47" w:rsidRDefault="00A26C47" w:rsidP="00E8336D">
      <w:pPr>
        <w:spacing w:after="0" w:line="240" w:lineRule="auto"/>
      </w:pPr>
      <w:r>
        <w:separator/>
      </w:r>
    </w:p>
  </w:footnote>
  <w:footnote w:type="continuationSeparator" w:id="0">
    <w:p w14:paraId="2D8664C6" w14:textId="77777777" w:rsidR="00A26C47" w:rsidRDefault="00A26C47" w:rsidP="00E83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 New" w:hAnsi="TH Sarabun New" w:cs="TH Sarabun New"/>
        <w:sz w:val="28"/>
        <w:szCs w:val="28"/>
      </w:rPr>
      <w:id w:val="-1318336367"/>
      <w:docPartObj>
        <w:docPartGallery w:val="Page Numbers (Top of Page)"/>
        <w:docPartUnique/>
      </w:docPartObj>
    </w:sdtPr>
    <w:sdtEndPr/>
    <w:sdtContent>
      <w:p w14:paraId="73058DF2" w14:textId="67821950" w:rsidR="003D3726" w:rsidRPr="003D3726" w:rsidRDefault="003D3726">
        <w:pPr>
          <w:pStyle w:val="Header"/>
          <w:jc w:val="right"/>
          <w:rPr>
            <w:rFonts w:ascii="TH Sarabun New" w:hAnsi="TH Sarabun New" w:cs="TH Sarabun New"/>
            <w:sz w:val="28"/>
            <w:szCs w:val="28"/>
          </w:rPr>
        </w:pPr>
        <w:r w:rsidRPr="003D3726">
          <w:rPr>
            <w:rFonts w:ascii="TH Sarabun New" w:hAnsi="TH Sarabun New" w:cs="TH Sarabun New"/>
            <w:sz w:val="28"/>
            <w:szCs w:val="28"/>
            <w:cs/>
          </w:rPr>
          <w:t>หน้าที่</w:t>
        </w:r>
        <w:r w:rsidRPr="003D3726">
          <w:rPr>
            <w:rFonts w:ascii="TH Sarabun New" w:hAnsi="TH Sarabun New" w:cs="TH Sarabun New"/>
            <w:sz w:val="28"/>
            <w:szCs w:val="28"/>
          </w:rPr>
          <w:t xml:space="preserve"> </w:t>
        </w:r>
        <w:r w:rsidRPr="003D3726">
          <w:rPr>
            <w:rFonts w:ascii="TH Sarabun New" w:hAnsi="TH Sarabun New" w:cs="TH Sarabun New"/>
            <w:b/>
            <w:bCs/>
            <w:sz w:val="28"/>
            <w:szCs w:val="28"/>
          </w:rPr>
          <w:fldChar w:fldCharType="begin"/>
        </w:r>
        <w:r w:rsidRPr="003D3726">
          <w:rPr>
            <w:rFonts w:ascii="TH Sarabun New" w:hAnsi="TH Sarabun New" w:cs="TH Sarabun New"/>
            <w:b/>
            <w:bCs/>
            <w:sz w:val="28"/>
            <w:szCs w:val="28"/>
          </w:rPr>
          <w:instrText xml:space="preserve"> PAGE </w:instrText>
        </w:r>
        <w:r w:rsidRPr="003D3726">
          <w:rPr>
            <w:rFonts w:ascii="TH Sarabun New" w:hAnsi="TH Sarabun New" w:cs="TH Sarabun New"/>
            <w:b/>
            <w:bCs/>
            <w:sz w:val="28"/>
            <w:szCs w:val="28"/>
          </w:rPr>
          <w:fldChar w:fldCharType="separate"/>
        </w:r>
        <w:r w:rsidRPr="003D3726">
          <w:rPr>
            <w:rFonts w:ascii="TH Sarabun New" w:hAnsi="TH Sarabun New" w:cs="TH Sarabun New"/>
            <w:b/>
            <w:bCs/>
            <w:noProof/>
            <w:sz w:val="28"/>
            <w:szCs w:val="28"/>
          </w:rPr>
          <w:t>2</w:t>
        </w:r>
        <w:r w:rsidRPr="003D3726">
          <w:rPr>
            <w:rFonts w:ascii="TH Sarabun New" w:hAnsi="TH Sarabun New" w:cs="TH Sarabun New"/>
            <w:b/>
            <w:bCs/>
            <w:sz w:val="28"/>
            <w:szCs w:val="28"/>
          </w:rPr>
          <w:fldChar w:fldCharType="end"/>
        </w:r>
        <w:r w:rsidRPr="003D3726">
          <w:rPr>
            <w:rFonts w:ascii="TH Sarabun New" w:hAnsi="TH Sarabun New" w:cs="TH Sarabun New"/>
            <w:b/>
            <w:bCs/>
            <w:sz w:val="28"/>
            <w:szCs w:val="28"/>
            <w:cs/>
          </w:rPr>
          <w:t xml:space="preserve"> / </w:t>
        </w:r>
        <w:r w:rsidRPr="003D3726">
          <w:rPr>
            <w:rFonts w:ascii="TH Sarabun New" w:hAnsi="TH Sarabun New" w:cs="TH Sarabun New"/>
            <w:b/>
            <w:bCs/>
            <w:sz w:val="28"/>
            <w:szCs w:val="28"/>
          </w:rPr>
          <w:fldChar w:fldCharType="begin"/>
        </w:r>
        <w:r w:rsidRPr="003D3726">
          <w:rPr>
            <w:rFonts w:ascii="TH Sarabun New" w:hAnsi="TH Sarabun New" w:cs="TH Sarabun New"/>
            <w:b/>
            <w:bCs/>
            <w:sz w:val="28"/>
            <w:szCs w:val="28"/>
          </w:rPr>
          <w:instrText xml:space="preserve"> NUMPAGES  </w:instrText>
        </w:r>
        <w:r w:rsidRPr="003D3726">
          <w:rPr>
            <w:rFonts w:ascii="TH Sarabun New" w:hAnsi="TH Sarabun New" w:cs="TH Sarabun New"/>
            <w:b/>
            <w:bCs/>
            <w:sz w:val="28"/>
            <w:szCs w:val="28"/>
          </w:rPr>
          <w:fldChar w:fldCharType="separate"/>
        </w:r>
        <w:r w:rsidRPr="003D3726">
          <w:rPr>
            <w:rFonts w:ascii="TH Sarabun New" w:hAnsi="TH Sarabun New" w:cs="TH Sarabun New"/>
            <w:b/>
            <w:bCs/>
            <w:noProof/>
            <w:sz w:val="28"/>
            <w:szCs w:val="28"/>
          </w:rPr>
          <w:t>2</w:t>
        </w:r>
        <w:r w:rsidRPr="003D3726">
          <w:rPr>
            <w:rFonts w:ascii="TH Sarabun New" w:hAnsi="TH Sarabun New" w:cs="TH Sarabun New"/>
            <w:b/>
            <w:bCs/>
            <w:sz w:val="28"/>
            <w:szCs w:val="28"/>
          </w:rPr>
          <w:fldChar w:fldCharType="end"/>
        </w:r>
      </w:p>
    </w:sdtContent>
  </w:sdt>
  <w:p w14:paraId="5425D197" w14:textId="77777777" w:rsidR="003D3726" w:rsidRDefault="003D37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1826"/>
    <w:multiLevelType w:val="hybridMultilevel"/>
    <w:tmpl w:val="69568AE6"/>
    <w:lvl w:ilvl="0" w:tplc="42644BEC">
      <w:start w:val="1"/>
      <w:numFmt w:val="decimal"/>
      <w:lvlText w:val="10.%1"/>
      <w:lvlJc w:val="left"/>
      <w:pPr>
        <w:ind w:left="1854" w:hanging="360"/>
      </w:pPr>
      <w:rPr>
        <w:rFonts w:cs="Angsana New" w:hint="default"/>
        <w:b/>
        <w:bCs/>
        <w:iCs w:val="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" w15:restartNumberingAfterBreak="0">
    <w:nsid w:val="0B8C292E"/>
    <w:multiLevelType w:val="hybridMultilevel"/>
    <w:tmpl w:val="2B3637E4"/>
    <w:lvl w:ilvl="0" w:tplc="E79848F2">
      <w:start w:val="5"/>
      <w:numFmt w:val="decimal"/>
      <w:lvlText w:val="3.1.%1"/>
      <w:lvlJc w:val="left"/>
      <w:pPr>
        <w:ind w:left="720" w:hanging="360"/>
      </w:pPr>
      <w:rPr>
        <w:rFonts w:cs="Angsana New" w:hint="default"/>
        <w:b/>
        <w:bCs w:val="0"/>
        <w:iCs w:val="0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A1172"/>
    <w:multiLevelType w:val="hybridMultilevel"/>
    <w:tmpl w:val="F8047178"/>
    <w:lvl w:ilvl="0" w:tplc="E60291FE">
      <w:start w:val="1"/>
      <w:numFmt w:val="decimal"/>
      <w:lvlText w:val="3.1.%1"/>
      <w:lvlJc w:val="left"/>
      <w:pPr>
        <w:ind w:left="720" w:hanging="360"/>
      </w:pPr>
      <w:rPr>
        <w:rFonts w:cs="Angsana New" w:hint="default"/>
        <w:b w:val="0"/>
        <w:bCs/>
        <w:iCs w:val="0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50F8B"/>
    <w:multiLevelType w:val="multilevel"/>
    <w:tmpl w:val="73005AA2"/>
    <w:lvl w:ilvl="0">
      <w:start w:val="1"/>
      <w:numFmt w:val="decimal"/>
      <w:lvlText w:val="5.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47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</w:rPr>
    </w:lvl>
  </w:abstractNum>
  <w:abstractNum w:abstractNumId="4" w15:restartNumberingAfterBreak="0">
    <w:nsid w:val="104319F9"/>
    <w:multiLevelType w:val="hybridMultilevel"/>
    <w:tmpl w:val="211CA428"/>
    <w:lvl w:ilvl="0" w:tplc="E60291FE">
      <w:start w:val="1"/>
      <w:numFmt w:val="decimal"/>
      <w:lvlText w:val="3.1.%1"/>
      <w:lvlJc w:val="left"/>
      <w:pPr>
        <w:ind w:left="720" w:hanging="360"/>
      </w:pPr>
      <w:rPr>
        <w:rFonts w:cs="Angsana New" w:hint="default"/>
        <w:b w:val="0"/>
        <w:bCs/>
        <w:iCs w:val="0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227C2F"/>
    <w:multiLevelType w:val="hybridMultilevel"/>
    <w:tmpl w:val="D154FBFA"/>
    <w:lvl w:ilvl="0" w:tplc="B19061C0">
      <w:start w:val="1"/>
      <w:numFmt w:val="decimal"/>
      <w:lvlText w:val="7.%1"/>
      <w:lvlJc w:val="left"/>
      <w:pPr>
        <w:ind w:left="1571" w:hanging="360"/>
      </w:pPr>
      <w:rPr>
        <w:rFonts w:cs="Angsana New" w:hint="default"/>
        <w:b w:val="0"/>
        <w:bCs w:val="0"/>
        <w:iCs w:val="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217A08BD"/>
    <w:multiLevelType w:val="hybridMultilevel"/>
    <w:tmpl w:val="F02A38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363277"/>
    <w:multiLevelType w:val="hybridMultilevel"/>
    <w:tmpl w:val="36908648"/>
    <w:lvl w:ilvl="0" w:tplc="94F4B9B8">
      <w:start w:val="1"/>
      <w:numFmt w:val="decimal"/>
      <w:lvlText w:val="10.1.%1"/>
      <w:lvlJc w:val="left"/>
      <w:pPr>
        <w:ind w:left="1854" w:hanging="360"/>
      </w:pPr>
      <w:rPr>
        <w:rFonts w:ascii="TH Sarabun New" w:hAnsi="TH Sarabun New" w:cs="TH Sarabun New" w:hint="default"/>
        <w:b w:val="0"/>
        <w:bCs w:val="0"/>
        <w:i w:val="0"/>
        <w:iCs w:val="0"/>
        <w:sz w:val="30"/>
        <w:szCs w:val="30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" w15:restartNumberingAfterBreak="0">
    <w:nsid w:val="23774EC3"/>
    <w:multiLevelType w:val="hybridMultilevel"/>
    <w:tmpl w:val="CC62891C"/>
    <w:lvl w:ilvl="0" w:tplc="631A543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7FA3F5"/>
    <w:multiLevelType w:val="hybridMultilevel"/>
    <w:tmpl w:val="89863914"/>
    <w:lvl w:ilvl="0" w:tplc="5AC21F48">
      <w:start w:val="1"/>
      <w:numFmt w:val="bullet"/>
      <w:lvlText w:val="-"/>
      <w:lvlJc w:val="left"/>
      <w:pPr>
        <w:ind w:left="720" w:hanging="360"/>
      </w:pPr>
      <w:rPr>
        <w:rFonts w:ascii="TH Sarabun New" w:hAnsi="TH Sarabun New" w:hint="default"/>
      </w:rPr>
    </w:lvl>
    <w:lvl w:ilvl="1" w:tplc="7D8C01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06F2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7EAF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D6FF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D8CA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2058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A632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42FD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53004B"/>
    <w:multiLevelType w:val="multilevel"/>
    <w:tmpl w:val="934E8D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H SarabunPSK" w:hAnsi="TH SarabunPSK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307D25"/>
    <w:multiLevelType w:val="hybridMultilevel"/>
    <w:tmpl w:val="FEF6A5E4"/>
    <w:lvl w:ilvl="0" w:tplc="9EFEEBF4">
      <w:start w:val="1"/>
      <w:numFmt w:val="decimal"/>
      <w:lvlText w:val="2.%1"/>
      <w:lvlJc w:val="left"/>
      <w:pPr>
        <w:ind w:left="720" w:hanging="360"/>
      </w:pPr>
      <w:rPr>
        <w:rFonts w:cs="Angsana New" w:hint="default"/>
        <w:bCs w:val="0"/>
        <w:iCs w:val="0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870392"/>
    <w:multiLevelType w:val="hybridMultilevel"/>
    <w:tmpl w:val="2B28F716"/>
    <w:lvl w:ilvl="0" w:tplc="7D9E8504">
      <w:start w:val="1"/>
      <w:numFmt w:val="decimal"/>
      <w:lvlText w:val="3.%1"/>
      <w:lvlJc w:val="left"/>
      <w:pPr>
        <w:ind w:left="783" w:hanging="360"/>
      </w:pPr>
      <w:rPr>
        <w:rFonts w:cs="Angsana New" w:hint="default"/>
        <w:bCs w:val="0"/>
        <w:iCs w:val="0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503" w:hanging="360"/>
      </w:pPr>
    </w:lvl>
    <w:lvl w:ilvl="2" w:tplc="0809001B" w:tentative="1">
      <w:start w:val="1"/>
      <w:numFmt w:val="lowerRoman"/>
      <w:lvlText w:val="%3."/>
      <w:lvlJc w:val="right"/>
      <w:pPr>
        <w:ind w:left="2223" w:hanging="180"/>
      </w:pPr>
    </w:lvl>
    <w:lvl w:ilvl="3" w:tplc="0809000F" w:tentative="1">
      <w:start w:val="1"/>
      <w:numFmt w:val="decimal"/>
      <w:lvlText w:val="%4."/>
      <w:lvlJc w:val="left"/>
      <w:pPr>
        <w:ind w:left="2943" w:hanging="360"/>
      </w:pPr>
    </w:lvl>
    <w:lvl w:ilvl="4" w:tplc="08090019" w:tentative="1">
      <w:start w:val="1"/>
      <w:numFmt w:val="lowerLetter"/>
      <w:lvlText w:val="%5."/>
      <w:lvlJc w:val="left"/>
      <w:pPr>
        <w:ind w:left="3663" w:hanging="360"/>
      </w:pPr>
    </w:lvl>
    <w:lvl w:ilvl="5" w:tplc="0809001B" w:tentative="1">
      <w:start w:val="1"/>
      <w:numFmt w:val="lowerRoman"/>
      <w:lvlText w:val="%6."/>
      <w:lvlJc w:val="right"/>
      <w:pPr>
        <w:ind w:left="4383" w:hanging="180"/>
      </w:pPr>
    </w:lvl>
    <w:lvl w:ilvl="6" w:tplc="0809000F" w:tentative="1">
      <w:start w:val="1"/>
      <w:numFmt w:val="decimal"/>
      <w:lvlText w:val="%7."/>
      <w:lvlJc w:val="left"/>
      <w:pPr>
        <w:ind w:left="5103" w:hanging="360"/>
      </w:pPr>
    </w:lvl>
    <w:lvl w:ilvl="7" w:tplc="08090019" w:tentative="1">
      <w:start w:val="1"/>
      <w:numFmt w:val="lowerLetter"/>
      <w:lvlText w:val="%8."/>
      <w:lvlJc w:val="left"/>
      <w:pPr>
        <w:ind w:left="5823" w:hanging="360"/>
      </w:pPr>
    </w:lvl>
    <w:lvl w:ilvl="8" w:tplc="0809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13" w15:restartNumberingAfterBreak="0">
    <w:nsid w:val="353B9BA2"/>
    <w:multiLevelType w:val="hybridMultilevel"/>
    <w:tmpl w:val="4202CF08"/>
    <w:lvl w:ilvl="0" w:tplc="110C4708">
      <w:start w:val="1"/>
      <w:numFmt w:val="decimal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33048508">
      <w:start w:val="1"/>
      <w:numFmt w:val="lowerLetter"/>
      <w:lvlText w:val="%2."/>
      <w:lvlJc w:val="left"/>
      <w:pPr>
        <w:ind w:left="1440" w:hanging="360"/>
      </w:pPr>
    </w:lvl>
    <w:lvl w:ilvl="2" w:tplc="F9BC3F96">
      <w:start w:val="1"/>
      <w:numFmt w:val="lowerRoman"/>
      <w:lvlText w:val="%3."/>
      <w:lvlJc w:val="right"/>
      <w:pPr>
        <w:ind w:left="2160" w:hanging="180"/>
      </w:pPr>
    </w:lvl>
    <w:lvl w:ilvl="3" w:tplc="BFB8A858">
      <w:start w:val="1"/>
      <w:numFmt w:val="decimal"/>
      <w:lvlText w:val="%4."/>
      <w:lvlJc w:val="left"/>
      <w:pPr>
        <w:ind w:left="2880" w:hanging="360"/>
      </w:pPr>
    </w:lvl>
    <w:lvl w:ilvl="4" w:tplc="D8EA4A08">
      <w:start w:val="1"/>
      <w:numFmt w:val="lowerLetter"/>
      <w:lvlText w:val="%5."/>
      <w:lvlJc w:val="left"/>
      <w:pPr>
        <w:ind w:left="3600" w:hanging="360"/>
      </w:pPr>
    </w:lvl>
    <w:lvl w:ilvl="5" w:tplc="73564E30">
      <w:start w:val="1"/>
      <w:numFmt w:val="lowerRoman"/>
      <w:lvlText w:val="%6."/>
      <w:lvlJc w:val="right"/>
      <w:pPr>
        <w:ind w:left="4320" w:hanging="180"/>
      </w:pPr>
    </w:lvl>
    <w:lvl w:ilvl="6" w:tplc="0E66B5BC">
      <w:start w:val="1"/>
      <w:numFmt w:val="decimal"/>
      <w:lvlText w:val="%7."/>
      <w:lvlJc w:val="left"/>
      <w:pPr>
        <w:ind w:left="5040" w:hanging="360"/>
      </w:pPr>
    </w:lvl>
    <w:lvl w:ilvl="7" w:tplc="76203DCE">
      <w:start w:val="1"/>
      <w:numFmt w:val="lowerLetter"/>
      <w:lvlText w:val="%8."/>
      <w:lvlJc w:val="left"/>
      <w:pPr>
        <w:ind w:left="5760" w:hanging="360"/>
      </w:pPr>
    </w:lvl>
    <w:lvl w:ilvl="8" w:tplc="8570AB5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C5132C"/>
    <w:multiLevelType w:val="hybridMultilevel"/>
    <w:tmpl w:val="85082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185F6D"/>
    <w:multiLevelType w:val="hybridMultilevel"/>
    <w:tmpl w:val="2D5EF7A8"/>
    <w:lvl w:ilvl="0" w:tplc="3AFC63E4">
      <w:start w:val="6"/>
      <w:numFmt w:val="decimal"/>
      <w:lvlText w:val="%1."/>
      <w:lvlJc w:val="left"/>
      <w:pPr>
        <w:ind w:left="1004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07415"/>
    <w:multiLevelType w:val="multilevel"/>
    <w:tmpl w:val="73005AA2"/>
    <w:lvl w:ilvl="0">
      <w:start w:val="1"/>
      <w:numFmt w:val="decimal"/>
      <w:lvlText w:val="5.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47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</w:rPr>
    </w:lvl>
  </w:abstractNum>
  <w:abstractNum w:abstractNumId="17" w15:restartNumberingAfterBreak="0">
    <w:nsid w:val="3DD561FF"/>
    <w:multiLevelType w:val="hybridMultilevel"/>
    <w:tmpl w:val="9F60A33E"/>
    <w:lvl w:ilvl="0" w:tplc="E60291FE">
      <w:start w:val="1"/>
      <w:numFmt w:val="decimal"/>
      <w:lvlText w:val="3.1.%1"/>
      <w:lvlJc w:val="left"/>
      <w:pPr>
        <w:ind w:left="720" w:hanging="360"/>
      </w:pPr>
      <w:rPr>
        <w:rFonts w:cs="Angsana New" w:hint="default"/>
        <w:b w:val="0"/>
        <w:bCs/>
        <w:iCs w:val="0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7B188B"/>
    <w:multiLevelType w:val="hybridMultilevel"/>
    <w:tmpl w:val="201E775A"/>
    <w:lvl w:ilvl="0" w:tplc="6B52CA1A">
      <w:start w:val="1"/>
      <w:numFmt w:val="decimal"/>
      <w:lvlText w:val="10.%1"/>
      <w:lvlJc w:val="left"/>
      <w:pPr>
        <w:ind w:left="1440" w:hanging="360"/>
      </w:pPr>
      <w:rPr>
        <w:rFonts w:hint="default"/>
        <w:b/>
        <w:bCs/>
        <w:iCs w:val="0"/>
        <w:sz w:val="32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7315DE0"/>
    <w:multiLevelType w:val="hybridMultilevel"/>
    <w:tmpl w:val="A32E9E54"/>
    <w:lvl w:ilvl="0" w:tplc="C7C0AC92">
      <w:start w:val="1"/>
      <w:numFmt w:val="decimal"/>
      <w:lvlText w:val="(%1)"/>
      <w:lvlJc w:val="left"/>
      <w:pPr>
        <w:ind w:left="1996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2716" w:hanging="360"/>
      </w:pPr>
    </w:lvl>
    <w:lvl w:ilvl="2" w:tplc="0809001B" w:tentative="1">
      <w:start w:val="1"/>
      <w:numFmt w:val="lowerRoman"/>
      <w:lvlText w:val="%3."/>
      <w:lvlJc w:val="right"/>
      <w:pPr>
        <w:ind w:left="3436" w:hanging="180"/>
      </w:pPr>
    </w:lvl>
    <w:lvl w:ilvl="3" w:tplc="0809000F" w:tentative="1">
      <w:start w:val="1"/>
      <w:numFmt w:val="decimal"/>
      <w:lvlText w:val="%4."/>
      <w:lvlJc w:val="left"/>
      <w:pPr>
        <w:ind w:left="4156" w:hanging="360"/>
      </w:pPr>
    </w:lvl>
    <w:lvl w:ilvl="4" w:tplc="08090019" w:tentative="1">
      <w:start w:val="1"/>
      <w:numFmt w:val="lowerLetter"/>
      <w:lvlText w:val="%5."/>
      <w:lvlJc w:val="left"/>
      <w:pPr>
        <w:ind w:left="4876" w:hanging="360"/>
      </w:pPr>
    </w:lvl>
    <w:lvl w:ilvl="5" w:tplc="0809001B" w:tentative="1">
      <w:start w:val="1"/>
      <w:numFmt w:val="lowerRoman"/>
      <w:lvlText w:val="%6."/>
      <w:lvlJc w:val="right"/>
      <w:pPr>
        <w:ind w:left="5596" w:hanging="180"/>
      </w:pPr>
    </w:lvl>
    <w:lvl w:ilvl="6" w:tplc="0809000F" w:tentative="1">
      <w:start w:val="1"/>
      <w:numFmt w:val="decimal"/>
      <w:lvlText w:val="%7."/>
      <w:lvlJc w:val="left"/>
      <w:pPr>
        <w:ind w:left="6316" w:hanging="360"/>
      </w:pPr>
    </w:lvl>
    <w:lvl w:ilvl="7" w:tplc="08090019" w:tentative="1">
      <w:start w:val="1"/>
      <w:numFmt w:val="lowerLetter"/>
      <w:lvlText w:val="%8."/>
      <w:lvlJc w:val="left"/>
      <w:pPr>
        <w:ind w:left="7036" w:hanging="360"/>
      </w:pPr>
    </w:lvl>
    <w:lvl w:ilvl="8" w:tplc="08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0" w15:restartNumberingAfterBreak="0">
    <w:nsid w:val="4A4A9471"/>
    <w:multiLevelType w:val="hybridMultilevel"/>
    <w:tmpl w:val="F76A69F2"/>
    <w:lvl w:ilvl="0" w:tplc="E0E67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6E18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B4B0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3C35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DC2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C002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2EDA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64CB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FE4F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B52FDE"/>
    <w:multiLevelType w:val="hybridMultilevel"/>
    <w:tmpl w:val="46B05268"/>
    <w:lvl w:ilvl="0" w:tplc="9188AD80">
      <w:start w:val="1"/>
      <w:numFmt w:val="decimal"/>
      <w:lvlText w:val="3.1.%1"/>
      <w:lvlJc w:val="left"/>
      <w:pPr>
        <w:ind w:left="1080" w:hanging="360"/>
      </w:pPr>
      <w:rPr>
        <w:rFonts w:cs="Angsana New" w:hint="default"/>
        <w:b/>
        <w:bCs w:val="0"/>
        <w:iCs w:val="0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3D37DBE"/>
    <w:multiLevelType w:val="hybridMultilevel"/>
    <w:tmpl w:val="34A0594E"/>
    <w:lvl w:ilvl="0" w:tplc="5AC21F48">
      <w:start w:val="1"/>
      <w:numFmt w:val="bullet"/>
      <w:lvlText w:val="-"/>
      <w:lvlJc w:val="left"/>
      <w:pPr>
        <w:ind w:left="720" w:hanging="360"/>
      </w:pPr>
      <w:rPr>
        <w:rFonts w:ascii="TH Sarabun New" w:hAnsi="TH Sarabun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625C3C"/>
    <w:multiLevelType w:val="hybridMultilevel"/>
    <w:tmpl w:val="01A6B996"/>
    <w:lvl w:ilvl="0" w:tplc="E00258C0">
      <w:start w:val="2"/>
      <w:numFmt w:val="decimal"/>
      <w:lvlText w:val="3.%1"/>
      <w:lvlJc w:val="left"/>
      <w:pPr>
        <w:ind w:left="720" w:hanging="360"/>
      </w:pPr>
      <w:rPr>
        <w:rFonts w:cs="Angsana New" w:hint="default"/>
        <w:b/>
        <w:bCs/>
        <w:iCs w:val="0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854C63"/>
    <w:multiLevelType w:val="hybridMultilevel"/>
    <w:tmpl w:val="5746AE9C"/>
    <w:lvl w:ilvl="0" w:tplc="9D787BA4">
      <w:start w:val="1"/>
      <w:numFmt w:val="decimal"/>
      <w:lvlText w:val="10.2.%1"/>
      <w:lvlJc w:val="left"/>
      <w:pPr>
        <w:ind w:left="1146" w:hanging="360"/>
      </w:pPr>
      <w:rPr>
        <w:rFonts w:ascii="TH Sarabun New" w:hAnsi="TH Sarabun New" w:cs="TH Sarabun New" w:hint="default"/>
        <w:b w:val="0"/>
        <w:bCs w:val="0"/>
        <w:i w:val="0"/>
        <w:iCs w:val="0"/>
        <w:sz w:val="30"/>
        <w:szCs w:val="30"/>
      </w:r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5EF10397"/>
    <w:multiLevelType w:val="hybridMultilevel"/>
    <w:tmpl w:val="AB7666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584B3B"/>
    <w:multiLevelType w:val="hybridMultilevel"/>
    <w:tmpl w:val="A834877C"/>
    <w:lvl w:ilvl="0" w:tplc="66506B14">
      <w:start w:val="1"/>
      <w:numFmt w:val="decimal"/>
      <w:lvlText w:val="8.%1"/>
      <w:lvlJc w:val="left"/>
      <w:pPr>
        <w:ind w:left="1146" w:hanging="360"/>
      </w:pPr>
      <w:rPr>
        <w:rFonts w:cs="Angsana New" w:hint="default"/>
        <w:bCs w:val="0"/>
        <w:iCs w:val="0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61B24399"/>
    <w:multiLevelType w:val="hybridMultilevel"/>
    <w:tmpl w:val="2BF6CCF0"/>
    <w:lvl w:ilvl="0" w:tplc="5AC21F48">
      <w:start w:val="1"/>
      <w:numFmt w:val="bullet"/>
      <w:lvlText w:val="-"/>
      <w:lvlJc w:val="left"/>
      <w:pPr>
        <w:ind w:left="1440" w:hanging="360"/>
      </w:pPr>
      <w:rPr>
        <w:rFonts w:ascii="TH Sarabun New" w:hAnsi="TH Sarabun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8D92498"/>
    <w:multiLevelType w:val="multilevel"/>
    <w:tmpl w:val="860261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4" w:hanging="405"/>
      </w:pPr>
      <w:rPr>
        <w:rFonts w:hint="default"/>
        <w:lang w:bidi="th-TH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9" w15:restartNumberingAfterBreak="0">
    <w:nsid w:val="68F71570"/>
    <w:multiLevelType w:val="hybridMultilevel"/>
    <w:tmpl w:val="3C340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C1413D"/>
    <w:multiLevelType w:val="hybridMultilevel"/>
    <w:tmpl w:val="B596F496"/>
    <w:lvl w:ilvl="0" w:tplc="AD3C7E76">
      <w:start w:val="1"/>
      <w:numFmt w:val="decimal"/>
      <w:lvlText w:val="10.%1"/>
      <w:lvlJc w:val="left"/>
      <w:pPr>
        <w:ind w:left="720" w:hanging="360"/>
      </w:pPr>
      <w:rPr>
        <w:rFonts w:cs="Angsana New" w:hint="default"/>
        <w:b w:val="0"/>
        <w:bCs w:val="0"/>
        <w:iCs w:val="0"/>
        <w:szCs w:val="32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FE682B"/>
    <w:multiLevelType w:val="hybridMultilevel"/>
    <w:tmpl w:val="9288FE14"/>
    <w:lvl w:ilvl="0" w:tplc="014C3C40">
      <w:start w:val="1"/>
      <w:numFmt w:val="decimal"/>
      <w:lvlText w:val="3.%1"/>
      <w:lvlJc w:val="left"/>
      <w:pPr>
        <w:ind w:left="720" w:hanging="360"/>
      </w:pPr>
      <w:rPr>
        <w:rFonts w:cs="Angsana New" w:hint="default"/>
        <w:b/>
        <w:bCs/>
        <w:iCs w:val="0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110EBE"/>
    <w:multiLevelType w:val="hybridMultilevel"/>
    <w:tmpl w:val="4202CF08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FF2924"/>
    <w:multiLevelType w:val="hybridMultilevel"/>
    <w:tmpl w:val="A968AA9A"/>
    <w:lvl w:ilvl="0" w:tplc="51AA51A8">
      <w:start w:val="6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B85D26"/>
    <w:multiLevelType w:val="hybridMultilevel"/>
    <w:tmpl w:val="E0CCA066"/>
    <w:lvl w:ilvl="0" w:tplc="7D9E8504">
      <w:start w:val="1"/>
      <w:numFmt w:val="decimal"/>
      <w:lvlText w:val="3.%1"/>
      <w:lvlJc w:val="left"/>
      <w:pPr>
        <w:ind w:left="783" w:hanging="360"/>
      </w:pPr>
      <w:rPr>
        <w:rFonts w:cs="Angsana New" w:hint="default"/>
        <w:bCs w:val="0"/>
        <w:iCs w:val="0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503" w:hanging="360"/>
      </w:pPr>
    </w:lvl>
    <w:lvl w:ilvl="2" w:tplc="0809001B" w:tentative="1">
      <w:start w:val="1"/>
      <w:numFmt w:val="lowerRoman"/>
      <w:lvlText w:val="%3."/>
      <w:lvlJc w:val="right"/>
      <w:pPr>
        <w:ind w:left="2223" w:hanging="180"/>
      </w:pPr>
    </w:lvl>
    <w:lvl w:ilvl="3" w:tplc="0809000F" w:tentative="1">
      <w:start w:val="1"/>
      <w:numFmt w:val="decimal"/>
      <w:lvlText w:val="%4."/>
      <w:lvlJc w:val="left"/>
      <w:pPr>
        <w:ind w:left="2943" w:hanging="360"/>
      </w:pPr>
    </w:lvl>
    <w:lvl w:ilvl="4" w:tplc="08090019" w:tentative="1">
      <w:start w:val="1"/>
      <w:numFmt w:val="lowerLetter"/>
      <w:lvlText w:val="%5."/>
      <w:lvlJc w:val="left"/>
      <w:pPr>
        <w:ind w:left="3663" w:hanging="360"/>
      </w:pPr>
    </w:lvl>
    <w:lvl w:ilvl="5" w:tplc="0809001B" w:tentative="1">
      <w:start w:val="1"/>
      <w:numFmt w:val="lowerRoman"/>
      <w:lvlText w:val="%6."/>
      <w:lvlJc w:val="right"/>
      <w:pPr>
        <w:ind w:left="4383" w:hanging="180"/>
      </w:pPr>
    </w:lvl>
    <w:lvl w:ilvl="6" w:tplc="0809000F" w:tentative="1">
      <w:start w:val="1"/>
      <w:numFmt w:val="decimal"/>
      <w:lvlText w:val="%7."/>
      <w:lvlJc w:val="left"/>
      <w:pPr>
        <w:ind w:left="5103" w:hanging="360"/>
      </w:pPr>
    </w:lvl>
    <w:lvl w:ilvl="7" w:tplc="08090019" w:tentative="1">
      <w:start w:val="1"/>
      <w:numFmt w:val="lowerLetter"/>
      <w:lvlText w:val="%8."/>
      <w:lvlJc w:val="left"/>
      <w:pPr>
        <w:ind w:left="5823" w:hanging="360"/>
      </w:pPr>
    </w:lvl>
    <w:lvl w:ilvl="8" w:tplc="0809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35" w15:restartNumberingAfterBreak="0">
    <w:nsid w:val="766B47CC"/>
    <w:multiLevelType w:val="hybridMultilevel"/>
    <w:tmpl w:val="627A609A"/>
    <w:lvl w:ilvl="0" w:tplc="5AC21F48">
      <w:start w:val="1"/>
      <w:numFmt w:val="bullet"/>
      <w:lvlText w:val="-"/>
      <w:lvlJc w:val="left"/>
      <w:pPr>
        <w:ind w:left="720" w:hanging="360"/>
      </w:pPr>
      <w:rPr>
        <w:rFonts w:ascii="TH Sarabun New" w:hAnsi="TH Sarabun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C8739C"/>
    <w:multiLevelType w:val="hybridMultilevel"/>
    <w:tmpl w:val="CF707C44"/>
    <w:lvl w:ilvl="0" w:tplc="C56A07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8232E7"/>
    <w:multiLevelType w:val="hybridMultilevel"/>
    <w:tmpl w:val="ECC000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9E22DD"/>
    <w:multiLevelType w:val="hybridMultilevel"/>
    <w:tmpl w:val="A686D7A8"/>
    <w:lvl w:ilvl="0" w:tplc="C56A07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6067156">
    <w:abstractNumId w:val="28"/>
  </w:num>
  <w:num w:numId="2" w16cid:durableId="2046827091">
    <w:abstractNumId w:val="3"/>
  </w:num>
  <w:num w:numId="3" w16cid:durableId="752552999">
    <w:abstractNumId w:val="29"/>
  </w:num>
  <w:num w:numId="4" w16cid:durableId="1753432493">
    <w:abstractNumId w:val="33"/>
  </w:num>
  <w:num w:numId="5" w16cid:durableId="452794630">
    <w:abstractNumId w:val="16"/>
  </w:num>
  <w:num w:numId="6" w16cid:durableId="958561604">
    <w:abstractNumId w:val="6"/>
  </w:num>
  <w:num w:numId="7" w16cid:durableId="1621108893">
    <w:abstractNumId w:val="37"/>
  </w:num>
  <w:num w:numId="8" w16cid:durableId="1316569309">
    <w:abstractNumId w:val="25"/>
  </w:num>
  <w:num w:numId="9" w16cid:durableId="1399985048">
    <w:abstractNumId w:val="14"/>
  </w:num>
  <w:num w:numId="10" w16cid:durableId="760830586">
    <w:abstractNumId w:val="0"/>
  </w:num>
  <w:num w:numId="11" w16cid:durableId="1545213255">
    <w:abstractNumId w:val="30"/>
  </w:num>
  <w:num w:numId="12" w16cid:durableId="1667631381">
    <w:abstractNumId w:val="11"/>
  </w:num>
  <w:num w:numId="13" w16cid:durableId="790591761">
    <w:abstractNumId w:val="9"/>
  </w:num>
  <w:num w:numId="14" w16cid:durableId="1567255483">
    <w:abstractNumId w:val="20"/>
  </w:num>
  <w:num w:numId="15" w16cid:durableId="335890648">
    <w:abstractNumId w:val="10"/>
  </w:num>
  <w:num w:numId="16" w16cid:durableId="1159076575">
    <w:abstractNumId w:val="13"/>
  </w:num>
  <w:num w:numId="17" w16cid:durableId="1142886283">
    <w:abstractNumId w:val="31"/>
  </w:num>
  <w:num w:numId="18" w16cid:durableId="1727757895">
    <w:abstractNumId w:val="21"/>
  </w:num>
  <w:num w:numId="19" w16cid:durableId="657199037">
    <w:abstractNumId w:val="35"/>
  </w:num>
  <w:num w:numId="20" w16cid:durableId="1980574209">
    <w:abstractNumId w:val="4"/>
  </w:num>
  <w:num w:numId="21" w16cid:durableId="1466897410">
    <w:abstractNumId w:val="19"/>
  </w:num>
  <w:num w:numId="22" w16cid:durableId="1014386173">
    <w:abstractNumId w:val="22"/>
  </w:num>
  <w:num w:numId="23" w16cid:durableId="351955841">
    <w:abstractNumId w:val="36"/>
  </w:num>
  <w:num w:numId="24" w16cid:durableId="29111325">
    <w:abstractNumId w:val="38"/>
  </w:num>
  <w:num w:numId="25" w16cid:durableId="594291227">
    <w:abstractNumId w:val="2"/>
  </w:num>
  <w:num w:numId="26" w16cid:durableId="1624841704">
    <w:abstractNumId w:val="1"/>
  </w:num>
  <w:num w:numId="27" w16cid:durableId="1067918566">
    <w:abstractNumId w:val="17"/>
  </w:num>
  <w:num w:numId="28" w16cid:durableId="1065182894">
    <w:abstractNumId w:val="32"/>
  </w:num>
  <w:num w:numId="29" w16cid:durableId="851457274">
    <w:abstractNumId w:val="12"/>
  </w:num>
  <w:num w:numId="30" w16cid:durableId="172455265">
    <w:abstractNumId w:val="23"/>
  </w:num>
  <w:num w:numId="31" w16cid:durableId="1563054498">
    <w:abstractNumId w:val="34"/>
  </w:num>
  <w:num w:numId="32" w16cid:durableId="1529566314">
    <w:abstractNumId w:val="8"/>
  </w:num>
  <w:num w:numId="33" w16cid:durableId="578178165">
    <w:abstractNumId w:val="5"/>
  </w:num>
  <w:num w:numId="34" w16cid:durableId="1333414914">
    <w:abstractNumId w:val="27"/>
  </w:num>
  <w:num w:numId="35" w16cid:durableId="1862359595">
    <w:abstractNumId w:val="15"/>
  </w:num>
  <w:num w:numId="36" w16cid:durableId="438258270">
    <w:abstractNumId w:val="26"/>
  </w:num>
  <w:num w:numId="37" w16cid:durableId="2012567055">
    <w:abstractNumId w:val="18"/>
  </w:num>
  <w:num w:numId="38" w16cid:durableId="259876611">
    <w:abstractNumId w:val="7"/>
  </w:num>
  <w:num w:numId="39" w16cid:durableId="83763934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ENJAWAN JEEJOM">
    <w15:presenceInfo w15:providerId="AD" w15:userId="S::benjawan.techa@cmu.ac.th::688d43ee-8fd7-4f8b-b90c-3580489f5f64"/>
  </w15:person>
  <w15:person w15:author="noppon wongta">
    <w15:presenceInfo w15:providerId="Windows Live" w15:userId="f5c972d0445bb61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trackRevisions/>
  <w:documentProtection w:edit="trackedChanges" w:enforcement="1" w:cryptProviderType="rsaAES" w:cryptAlgorithmClass="hash" w:cryptAlgorithmType="typeAny" w:cryptAlgorithmSid="14" w:cryptSpinCount="100000" w:hash="MM7wwRdVZQnNq6LLKEBofxcIL9d8226bXnrR02/0vR7IikID87Bhnlclw44mHsm+3DLqLUQrLwbIruaKpAGLKA==" w:salt="bhMrUy5FbhWg0prcSKH1zg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6A7"/>
    <w:rsid w:val="00044E1D"/>
    <w:rsid w:val="0006011B"/>
    <w:rsid w:val="00060361"/>
    <w:rsid w:val="000669AB"/>
    <w:rsid w:val="000716A7"/>
    <w:rsid w:val="00075A88"/>
    <w:rsid w:val="00093E11"/>
    <w:rsid w:val="000B3EA2"/>
    <w:rsid w:val="000C0F98"/>
    <w:rsid w:val="000C4B98"/>
    <w:rsid w:val="000F1325"/>
    <w:rsid w:val="000F5506"/>
    <w:rsid w:val="00102244"/>
    <w:rsid w:val="00124B68"/>
    <w:rsid w:val="0014198F"/>
    <w:rsid w:val="00151056"/>
    <w:rsid w:val="0018140D"/>
    <w:rsid w:val="001949FF"/>
    <w:rsid w:val="001A04BE"/>
    <w:rsid w:val="001C5B2A"/>
    <w:rsid w:val="001C6B4A"/>
    <w:rsid w:val="001D5F36"/>
    <w:rsid w:val="001E4D83"/>
    <w:rsid w:val="00204F7C"/>
    <w:rsid w:val="00210C42"/>
    <w:rsid w:val="00232A98"/>
    <w:rsid w:val="00235350"/>
    <w:rsid w:val="00236153"/>
    <w:rsid w:val="0024188A"/>
    <w:rsid w:val="00243F11"/>
    <w:rsid w:val="00245C67"/>
    <w:rsid w:val="0025711E"/>
    <w:rsid w:val="002851E9"/>
    <w:rsid w:val="002943E9"/>
    <w:rsid w:val="002947B9"/>
    <w:rsid w:val="00297B25"/>
    <w:rsid w:val="002D1C40"/>
    <w:rsid w:val="002D4B53"/>
    <w:rsid w:val="002E2997"/>
    <w:rsid w:val="002E5287"/>
    <w:rsid w:val="002E7A7A"/>
    <w:rsid w:val="002F0038"/>
    <w:rsid w:val="002F2652"/>
    <w:rsid w:val="002F5C7E"/>
    <w:rsid w:val="00311269"/>
    <w:rsid w:val="0031150B"/>
    <w:rsid w:val="00321AB5"/>
    <w:rsid w:val="00332355"/>
    <w:rsid w:val="00361E0C"/>
    <w:rsid w:val="003A15B1"/>
    <w:rsid w:val="003C1202"/>
    <w:rsid w:val="003C1609"/>
    <w:rsid w:val="003C1AAF"/>
    <w:rsid w:val="003C3CEC"/>
    <w:rsid w:val="003D3726"/>
    <w:rsid w:val="003E0EEC"/>
    <w:rsid w:val="003E515F"/>
    <w:rsid w:val="00421318"/>
    <w:rsid w:val="0042466E"/>
    <w:rsid w:val="00470C47"/>
    <w:rsid w:val="00483508"/>
    <w:rsid w:val="00496137"/>
    <w:rsid w:val="004A2260"/>
    <w:rsid w:val="004B1136"/>
    <w:rsid w:val="004E2CFB"/>
    <w:rsid w:val="004F343C"/>
    <w:rsid w:val="0050099B"/>
    <w:rsid w:val="0050258B"/>
    <w:rsid w:val="005054F3"/>
    <w:rsid w:val="00506953"/>
    <w:rsid w:val="00526FA2"/>
    <w:rsid w:val="00534EE1"/>
    <w:rsid w:val="005569DB"/>
    <w:rsid w:val="0057476B"/>
    <w:rsid w:val="00574DC2"/>
    <w:rsid w:val="00591813"/>
    <w:rsid w:val="005C28D1"/>
    <w:rsid w:val="005D157A"/>
    <w:rsid w:val="005E703A"/>
    <w:rsid w:val="00602CA7"/>
    <w:rsid w:val="00616FE3"/>
    <w:rsid w:val="006206AF"/>
    <w:rsid w:val="00622583"/>
    <w:rsid w:val="00634B5B"/>
    <w:rsid w:val="0064231A"/>
    <w:rsid w:val="00642A7E"/>
    <w:rsid w:val="0065296A"/>
    <w:rsid w:val="00662AD0"/>
    <w:rsid w:val="00663BE3"/>
    <w:rsid w:val="00665572"/>
    <w:rsid w:val="00674AAC"/>
    <w:rsid w:val="006936E0"/>
    <w:rsid w:val="006940CB"/>
    <w:rsid w:val="006A20B2"/>
    <w:rsid w:val="006A5CFF"/>
    <w:rsid w:val="006B69BA"/>
    <w:rsid w:val="006D6E99"/>
    <w:rsid w:val="006E1529"/>
    <w:rsid w:val="006E6DDD"/>
    <w:rsid w:val="006F5108"/>
    <w:rsid w:val="006F68B6"/>
    <w:rsid w:val="00701FD1"/>
    <w:rsid w:val="007122DF"/>
    <w:rsid w:val="00721396"/>
    <w:rsid w:val="00721859"/>
    <w:rsid w:val="00743239"/>
    <w:rsid w:val="007643DA"/>
    <w:rsid w:val="00776D95"/>
    <w:rsid w:val="007774B4"/>
    <w:rsid w:val="0078097F"/>
    <w:rsid w:val="007C63C6"/>
    <w:rsid w:val="007D75E4"/>
    <w:rsid w:val="007F58EB"/>
    <w:rsid w:val="00800CCC"/>
    <w:rsid w:val="008030C6"/>
    <w:rsid w:val="00813165"/>
    <w:rsid w:val="008745B6"/>
    <w:rsid w:val="0087592B"/>
    <w:rsid w:val="008964A0"/>
    <w:rsid w:val="008973E8"/>
    <w:rsid w:val="008B0D92"/>
    <w:rsid w:val="00937823"/>
    <w:rsid w:val="00954B10"/>
    <w:rsid w:val="0095540E"/>
    <w:rsid w:val="0098235D"/>
    <w:rsid w:val="009B12E5"/>
    <w:rsid w:val="009B1543"/>
    <w:rsid w:val="009C1B9F"/>
    <w:rsid w:val="009D4858"/>
    <w:rsid w:val="009D60AB"/>
    <w:rsid w:val="009F57A3"/>
    <w:rsid w:val="00A048C1"/>
    <w:rsid w:val="00A21DBF"/>
    <w:rsid w:val="00A26C47"/>
    <w:rsid w:val="00A46DA1"/>
    <w:rsid w:val="00A50391"/>
    <w:rsid w:val="00A64B47"/>
    <w:rsid w:val="00A76448"/>
    <w:rsid w:val="00AA1618"/>
    <w:rsid w:val="00AB11E2"/>
    <w:rsid w:val="00AB5FA5"/>
    <w:rsid w:val="00AD252D"/>
    <w:rsid w:val="00B00196"/>
    <w:rsid w:val="00B11D26"/>
    <w:rsid w:val="00B15D46"/>
    <w:rsid w:val="00B52490"/>
    <w:rsid w:val="00B55988"/>
    <w:rsid w:val="00B64514"/>
    <w:rsid w:val="00BA1810"/>
    <w:rsid w:val="00BB2CD1"/>
    <w:rsid w:val="00BC5BC6"/>
    <w:rsid w:val="00BC5CF8"/>
    <w:rsid w:val="00BC7B0F"/>
    <w:rsid w:val="00BE5E87"/>
    <w:rsid w:val="00BF41F1"/>
    <w:rsid w:val="00C5514E"/>
    <w:rsid w:val="00C65A81"/>
    <w:rsid w:val="00C93E68"/>
    <w:rsid w:val="00C9661B"/>
    <w:rsid w:val="00D11977"/>
    <w:rsid w:val="00D15C1A"/>
    <w:rsid w:val="00D17765"/>
    <w:rsid w:val="00D32163"/>
    <w:rsid w:val="00D53721"/>
    <w:rsid w:val="00D53B59"/>
    <w:rsid w:val="00D53BF9"/>
    <w:rsid w:val="00D64A8A"/>
    <w:rsid w:val="00D66F73"/>
    <w:rsid w:val="00D9092E"/>
    <w:rsid w:val="00DA51D4"/>
    <w:rsid w:val="00DB47E9"/>
    <w:rsid w:val="00DC693D"/>
    <w:rsid w:val="00DD0D4D"/>
    <w:rsid w:val="00DD300A"/>
    <w:rsid w:val="00DD4F4D"/>
    <w:rsid w:val="00DE0F79"/>
    <w:rsid w:val="00DE6C55"/>
    <w:rsid w:val="00DF2B75"/>
    <w:rsid w:val="00E15E2B"/>
    <w:rsid w:val="00E17EFB"/>
    <w:rsid w:val="00E20C9D"/>
    <w:rsid w:val="00E253A5"/>
    <w:rsid w:val="00E2707B"/>
    <w:rsid w:val="00E27A0F"/>
    <w:rsid w:val="00E50516"/>
    <w:rsid w:val="00E65F9C"/>
    <w:rsid w:val="00E8336D"/>
    <w:rsid w:val="00E97D54"/>
    <w:rsid w:val="00EB65ED"/>
    <w:rsid w:val="00EF112A"/>
    <w:rsid w:val="00EF603F"/>
    <w:rsid w:val="00EF6244"/>
    <w:rsid w:val="00F16857"/>
    <w:rsid w:val="00F25892"/>
    <w:rsid w:val="00F32D7E"/>
    <w:rsid w:val="00F3461D"/>
    <w:rsid w:val="00F44835"/>
    <w:rsid w:val="00F51B6E"/>
    <w:rsid w:val="00F656CF"/>
    <w:rsid w:val="00F70AA0"/>
    <w:rsid w:val="00F8194A"/>
    <w:rsid w:val="00F82780"/>
    <w:rsid w:val="00F97849"/>
    <w:rsid w:val="00FA7E58"/>
    <w:rsid w:val="00FB1302"/>
    <w:rsid w:val="00FB5DF3"/>
    <w:rsid w:val="00FC757D"/>
    <w:rsid w:val="00FF34EA"/>
    <w:rsid w:val="00FF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4EB698"/>
  <w15:chartTrackingRefBased/>
  <w15:docId w15:val="{138AEFD8-ACAD-4FE0-AADC-F718B9F76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A21DBF"/>
    <w:pPr>
      <w:ind w:left="720"/>
      <w:contextualSpacing/>
    </w:pPr>
    <w:rPr>
      <w:rFonts w:cs="Angsana New"/>
      <w:szCs w:val="40"/>
    </w:rPr>
  </w:style>
  <w:style w:type="paragraph" w:styleId="Header">
    <w:name w:val="header"/>
    <w:basedOn w:val="Normal"/>
    <w:link w:val="HeaderChar"/>
    <w:uiPriority w:val="99"/>
    <w:unhideWhenUsed/>
    <w:rsid w:val="00E8336D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E8336D"/>
    <w:rPr>
      <w:rFonts w:cs="Angsana New"/>
      <w:szCs w:val="40"/>
    </w:rPr>
  </w:style>
  <w:style w:type="paragraph" w:styleId="Footer">
    <w:name w:val="footer"/>
    <w:basedOn w:val="Normal"/>
    <w:link w:val="FooterChar"/>
    <w:unhideWhenUsed/>
    <w:rsid w:val="00E8336D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rsid w:val="00E8336D"/>
    <w:rPr>
      <w:rFonts w:cs="Angsana New"/>
      <w:szCs w:val="40"/>
    </w:rPr>
  </w:style>
  <w:style w:type="table" w:styleId="TableGrid">
    <w:name w:val="Table Grid"/>
    <w:basedOn w:val="TableNormal"/>
    <w:uiPriority w:val="59"/>
    <w:rsid w:val="00BE5E87"/>
    <w:pPr>
      <w:spacing w:after="0" w:line="240" w:lineRule="auto"/>
    </w:pPr>
    <w:rPr>
      <w:rFonts w:asciiTheme="minorHAnsi" w:hAnsiTheme="minorHAnsi" w:cstheme="minorBidi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B12E5"/>
    <w:pPr>
      <w:autoSpaceDE w:val="0"/>
      <w:autoSpaceDN w:val="0"/>
      <w:adjustRightInd w:val="0"/>
      <w:spacing w:after="0" w:line="240" w:lineRule="auto"/>
    </w:pPr>
    <w:rPr>
      <w:rFonts w:ascii="Angsana New" w:hAnsi="Angsana New" w:cs="Angsana New"/>
      <w:color w:val="000000"/>
      <w:sz w:val="24"/>
      <w:szCs w:val="24"/>
    </w:rPr>
  </w:style>
  <w:style w:type="character" w:customStyle="1" w:styleId="ListParagraphChar">
    <w:name w:val="List Paragraph Char"/>
    <w:link w:val="ListParagraph"/>
    <w:uiPriority w:val="34"/>
    <w:rsid w:val="009B12E5"/>
    <w:rPr>
      <w:rFonts w:cs="Angsana New"/>
      <w:szCs w:val="40"/>
    </w:rPr>
  </w:style>
  <w:style w:type="character" w:styleId="Hyperlink">
    <w:name w:val="Hyperlink"/>
    <w:basedOn w:val="DefaultParagraphFont"/>
    <w:uiPriority w:val="99"/>
    <w:unhideWhenUsed/>
    <w:rsid w:val="008759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592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3C16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C1609"/>
    <w:pPr>
      <w:spacing w:line="240" w:lineRule="auto"/>
    </w:pPr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C1609"/>
    <w:rPr>
      <w:rFonts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16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1609"/>
    <w:rPr>
      <w:rFonts w:cs="Angsana New"/>
      <w:b/>
      <w:bCs/>
      <w:sz w:val="20"/>
      <w:szCs w:val="25"/>
    </w:rPr>
  </w:style>
  <w:style w:type="paragraph" w:styleId="Revision">
    <w:name w:val="Revision"/>
    <w:hidden/>
    <w:uiPriority w:val="99"/>
    <w:semiHidden/>
    <w:rsid w:val="003C1AAF"/>
    <w:pPr>
      <w:spacing w:after="0" w:line="240" w:lineRule="auto"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8</Pages>
  <Words>2479</Words>
  <Characters>14132</Characters>
  <Application>Microsoft Office Word</Application>
  <DocSecurity>0</DocSecurity>
  <Lines>117</Lines>
  <Paragraphs>33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Chiag Mai University</Company>
  <LinksUpToDate>false</LinksUpToDate>
  <CharactersWithSpaces>16578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PATTHANA BOONSANONG</dc:creator>
  <cp:keywords/>
  <dc:description/>
  <cp:lastModifiedBy>NOPPON WONGTA</cp:lastModifiedBy>
  <cp:revision>184</cp:revision>
  <cp:lastPrinted>2025-12-25T09:19:00Z</cp:lastPrinted>
  <dcterms:created xsi:type="dcterms:W3CDTF">2025-08-15T02:05:00Z</dcterms:created>
  <dcterms:modified xsi:type="dcterms:W3CDTF">2026-07-27T06:52:00Z</dcterms:modified>
</cp:coreProperties>
</file>